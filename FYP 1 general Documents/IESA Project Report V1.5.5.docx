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C75B2" w14:textId="77777777" w:rsidR="00547EF1" w:rsidRPr="00D66F58" w:rsidRDefault="00547EF1" w:rsidP="00F4186E">
      <w:pPr>
        <w:tabs>
          <w:tab w:val="left" w:pos="180"/>
          <w:tab w:val="center" w:pos="4333"/>
        </w:tabs>
        <w:spacing w:line="360" w:lineRule="auto"/>
        <w:ind w:left="720" w:hanging="720"/>
        <w:rPr>
          <w:b/>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6851"/>
      </w:tblGrid>
      <w:tr w:rsidR="00547EF1" w:rsidRPr="00D66F58" w14:paraId="38AC5E77" w14:textId="77777777" w:rsidTr="00BD109A">
        <w:tc>
          <w:tcPr>
            <w:tcW w:w="1008" w:type="dxa"/>
          </w:tcPr>
          <w:p w14:paraId="4E6BE017" w14:textId="77777777" w:rsidR="00547EF1" w:rsidRPr="00D66F58" w:rsidRDefault="00547EF1" w:rsidP="00F4186E">
            <w:pPr>
              <w:tabs>
                <w:tab w:val="left" w:pos="180"/>
                <w:tab w:val="center" w:pos="4333"/>
              </w:tabs>
              <w:spacing w:line="360" w:lineRule="auto"/>
              <w:rPr>
                <w:b/>
                <w:iCs/>
              </w:rPr>
            </w:pPr>
            <w:r w:rsidRPr="00D66F58">
              <w:rPr>
                <w:noProof/>
                <w:lang w:val="en-US"/>
              </w:rPr>
              <w:drawing>
                <wp:inline distT="0" distB="0" distL="0" distR="0" wp14:anchorId="3E88A6CF" wp14:editId="1B7427A5">
                  <wp:extent cx="768403" cy="914400"/>
                  <wp:effectExtent l="19050" t="0" r="0" b="0"/>
                  <wp:docPr id="11" name="Picture 4" descr="http://paperpkblog.com/admissions/wp-content/uploads/2015/05/Jobs-in-Foundation-University-Islamabad-FUI-2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perpkblog.com/admissions/wp-content/uploads/2015/05/Jobs-in-Foundation-University-Islamabad-FUI-20141.jpg"/>
                          <pic:cNvPicPr>
                            <a:picLocks noChangeAspect="1" noChangeArrowheads="1"/>
                          </pic:cNvPicPr>
                        </pic:nvPicPr>
                        <pic:blipFill>
                          <a:blip r:embed="rId8" cstate="print"/>
                          <a:srcRect/>
                          <a:stretch>
                            <a:fillRect/>
                          </a:stretch>
                        </pic:blipFill>
                        <pic:spPr bwMode="auto">
                          <a:xfrm>
                            <a:off x="0" y="0"/>
                            <a:ext cx="769892" cy="916172"/>
                          </a:xfrm>
                          <a:prstGeom prst="rect">
                            <a:avLst/>
                          </a:prstGeom>
                          <a:noFill/>
                          <a:ln w="9525">
                            <a:noFill/>
                            <a:miter lim="800000"/>
                            <a:headEnd/>
                            <a:tailEnd/>
                          </a:ln>
                        </pic:spPr>
                      </pic:pic>
                    </a:graphicData>
                  </a:graphic>
                </wp:inline>
              </w:drawing>
            </w:r>
          </w:p>
        </w:tc>
        <w:tc>
          <w:tcPr>
            <w:tcW w:w="7875" w:type="dxa"/>
          </w:tcPr>
          <w:p w14:paraId="1B80B590" w14:textId="77777777" w:rsidR="00547EF1" w:rsidRPr="00D66F58" w:rsidRDefault="00547EF1" w:rsidP="00F4186E">
            <w:pPr>
              <w:spacing w:line="360" w:lineRule="auto"/>
              <w:jc w:val="center"/>
              <w:rPr>
                <w:sz w:val="36"/>
                <w:szCs w:val="30"/>
              </w:rPr>
            </w:pPr>
            <w:r w:rsidRPr="00D66F58">
              <w:rPr>
                <w:b/>
                <w:sz w:val="36"/>
                <w:szCs w:val="30"/>
              </w:rPr>
              <w:t>FOUNDATION UNIVERSITY ISLAMABAD</w:t>
            </w:r>
          </w:p>
          <w:p w14:paraId="33C21BAC" w14:textId="77777777" w:rsidR="00547EF1" w:rsidRPr="00D66F58" w:rsidRDefault="00547EF1" w:rsidP="00F4186E">
            <w:pPr>
              <w:tabs>
                <w:tab w:val="left" w:pos="180"/>
                <w:tab w:val="center" w:pos="4333"/>
              </w:tabs>
              <w:spacing w:line="360" w:lineRule="auto"/>
              <w:rPr>
                <w:b/>
                <w:iCs/>
              </w:rPr>
            </w:pPr>
          </w:p>
        </w:tc>
      </w:tr>
    </w:tbl>
    <w:p w14:paraId="47B0D1EC" w14:textId="77777777" w:rsidR="00547EF1" w:rsidRPr="00D66F58" w:rsidRDefault="00547EF1" w:rsidP="00F4186E">
      <w:pPr>
        <w:tabs>
          <w:tab w:val="left" w:pos="180"/>
          <w:tab w:val="center" w:pos="4333"/>
        </w:tabs>
        <w:spacing w:line="360" w:lineRule="auto"/>
        <w:rPr>
          <w:b/>
          <w:iCs/>
        </w:rPr>
      </w:pPr>
      <w:r w:rsidRPr="00D66F58">
        <w:rPr>
          <w:b/>
          <w:iCs/>
        </w:rPr>
        <w:tab/>
      </w:r>
    </w:p>
    <w:p w14:paraId="65722AA4" w14:textId="26224992" w:rsidR="00547EF1" w:rsidRPr="00D66F58" w:rsidRDefault="00A159F0" w:rsidP="00F4186E">
      <w:pPr>
        <w:spacing w:line="360" w:lineRule="auto"/>
        <w:jc w:val="center"/>
        <w:rPr>
          <w:b/>
          <w:bCs/>
          <w:sz w:val="36"/>
          <w:szCs w:val="36"/>
          <w:u w:val="single"/>
        </w:rPr>
      </w:pPr>
      <w:r w:rsidRPr="006B73E7">
        <w:rPr>
          <w:b/>
          <w:bCs/>
          <w:sz w:val="36"/>
          <w:szCs w:val="36"/>
          <w:u w:val="single"/>
        </w:rPr>
        <w:t xml:space="preserve">INTELLIGENT ENERGY SCENARIO ANALYSIS </w:t>
      </w:r>
    </w:p>
    <w:p w14:paraId="67DD3118" w14:textId="77777777" w:rsidR="009A47D2" w:rsidRPr="00D66F58" w:rsidRDefault="009A47D2" w:rsidP="00F4186E">
      <w:pPr>
        <w:spacing w:line="360" w:lineRule="auto"/>
        <w:rPr>
          <w:b/>
          <w:bCs/>
          <w:i/>
          <w:iCs/>
          <w:sz w:val="28"/>
          <w:szCs w:val="28"/>
        </w:rPr>
      </w:pPr>
    </w:p>
    <w:p w14:paraId="1BFF749A" w14:textId="77777777" w:rsidR="00547EF1" w:rsidRPr="00D66F58" w:rsidRDefault="00547EF1" w:rsidP="00F4186E">
      <w:pPr>
        <w:spacing w:line="360" w:lineRule="auto"/>
        <w:jc w:val="center"/>
        <w:rPr>
          <w:b/>
          <w:bCs/>
          <w:i/>
          <w:iCs/>
          <w:sz w:val="28"/>
          <w:szCs w:val="28"/>
        </w:rPr>
      </w:pPr>
      <w:r w:rsidRPr="00D66F58">
        <w:rPr>
          <w:b/>
          <w:bCs/>
          <w:i/>
          <w:iCs/>
          <w:sz w:val="28"/>
          <w:szCs w:val="28"/>
        </w:rPr>
        <w:t>Submitted by</w:t>
      </w:r>
    </w:p>
    <w:p w14:paraId="3228F084" w14:textId="4ED76059" w:rsidR="00547EF1" w:rsidRPr="00D66F58" w:rsidRDefault="007C1B98" w:rsidP="00F4186E">
      <w:pPr>
        <w:spacing w:line="360" w:lineRule="auto"/>
        <w:jc w:val="center"/>
        <w:rPr>
          <w:sz w:val="28"/>
          <w:szCs w:val="32"/>
        </w:rPr>
      </w:pPr>
      <w:r w:rsidRPr="00D66F58">
        <w:rPr>
          <w:sz w:val="28"/>
          <w:szCs w:val="32"/>
        </w:rPr>
        <w:t>FA21/BSSE/136</w:t>
      </w:r>
      <w:r w:rsidR="00547EF1" w:rsidRPr="00D66F58">
        <w:rPr>
          <w:sz w:val="28"/>
          <w:szCs w:val="32"/>
        </w:rPr>
        <w:t xml:space="preserve"> – </w:t>
      </w:r>
      <w:r w:rsidRPr="00D66F58">
        <w:rPr>
          <w:sz w:val="28"/>
          <w:szCs w:val="32"/>
        </w:rPr>
        <w:t>Muhammad Farzam Baig</w:t>
      </w:r>
    </w:p>
    <w:p w14:paraId="679FD71C" w14:textId="719477B8" w:rsidR="00547EF1" w:rsidRPr="00D66F58" w:rsidRDefault="007C1B98" w:rsidP="00F4186E">
      <w:pPr>
        <w:spacing w:line="360" w:lineRule="auto"/>
        <w:jc w:val="center"/>
        <w:rPr>
          <w:sz w:val="28"/>
          <w:szCs w:val="32"/>
        </w:rPr>
      </w:pPr>
      <w:r w:rsidRPr="00D66F58">
        <w:rPr>
          <w:sz w:val="28"/>
          <w:szCs w:val="32"/>
        </w:rPr>
        <w:t>FA21/BSSE/138</w:t>
      </w:r>
      <w:r w:rsidR="00547EF1" w:rsidRPr="00D66F58">
        <w:rPr>
          <w:sz w:val="28"/>
          <w:szCs w:val="32"/>
        </w:rPr>
        <w:t xml:space="preserve"> – </w:t>
      </w:r>
      <w:r w:rsidRPr="00D66F58">
        <w:rPr>
          <w:sz w:val="28"/>
          <w:szCs w:val="32"/>
        </w:rPr>
        <w:t>Muhammad Suffian Tafoor</w:t>
      </w:r>
    </w:p>
    <w:p w14:paraId="7A0C413C" w14:textId="189F8290" w:rsidR="00547EF1" w:rsidRDefault="007C1B98" w:rsidP="00F4186E">
      <w:pPr>
        <w:spacing w:line="360" w:lineRule="auto"/>
        <w:jc w:val="center"/>
        <w:rPr>
          <w:sz w:val="28"/>
          <w:szCs w:val="32"/>
        </w:rPr>
      </w:pPr>
      <w:r w:rsidRPr="00D66F58">
        <w:rPr>
          <w:sz w:val="28"/>
          <w:szCs w:val="32"/>
        </w:rPr>
        <w:t>FA21/BSSE/139</w:t>
      </w:r>
      <w:r w:rsidR="00547EF1" w:rsidRPr="00D66F58">
        <w:rPr>
          <w:sz w:val="28"/>
          <w:szCs w:val="32"/>
        </w:rPr>
        <w:t xml:space="preserve"> – </w:t>
      </w:r>
      <w:r w:rsidRPr="00D66F58">
        <w:rPr>
          <w:sz w:val="28"/>
          <w:szCs w:val="32"/>
        </w:rPr>
        <w:t>Muhammad Yasir Khan</w:t>
      </w:r>
    </w:p>
    <w:p w14:paraId="4B80EFDE" w14:textId="77777777" w:rsidR="009A47D2" w:rsidRPr="00D66F58" w:rsidRDefault="009A47D2" w:rsidP="00F4186E">
      <w:pPr>
        <w:spacing w:line="360" w:lineRule="auto"/>
        <w:jc w:val="center"/>
        <w:rPr>
          <w:sz w:val="28"/>
          <w:szCs w:val="32"/>
        </w:rPr>
      </w:pPr>
    </w:p>
    <w:p w14:paraId="432F827F" w14:textId="09995DC5" w:rsidR="00547EF1" w:rsidRPr="00D66F58" w:rsidRDefault="004150DC" w:rsidP="00F4186E">
      <w:pPr>
        <w:spacing w:line="360" w:lineRule="auto"/>
        <w:jc w:val="center"/>
        <w:rPr>
          <w:sz w:val="32"/>
          <w:szCs w:val="32"/>
        </w:rPr>
      </w:pPr>
      <w:r w:rsidRPr="004150DC">
        <w:rPr>
          <w:sz w:val="32"/>
          <w:szCs w:val="32"/>
        </w:rPr>
        <w:t xml:space="preserve">Group </w:t>
      </w:r>
      <w:r w:rsidR="00766F96">
        <w:rPr>
          <w:sz w:val="32"/>
          <w:szCs w:val="32"/>
        </w:rPr>
        <w:t>C</w:t>
      </w:r>
      <w:r>
        <w:rPr>
          <w:sz w:val="32"/>
          <w:szCs w:val="32"/>
        </w:rPr>
        <w:t>1</w:t>
      </w:r>
    </w:p>
    <w:p w14:paraId="10AE2AF7" w14:textId="77777777" w:rsidR="00547EF1" w:rsidRPr="00D66F58" w:rsidRDefault="00547EF1" w:rsidP="00F4186E">
      <w:pPr>
        <w:spacing w:line="360" w:lineRule="auto"/>
        <w:jc w:val="center"/>
        <w:rPr>
          <w:b/>
          <w:bCs/>
          <w:sz w:val="28"/>
          <w:szCs w:val="28"/>
        </w:rPr>
      </w:pPr>
      <w:r w:rsidRPr="00D66F58">
        <w:rPr>
          <w:b/>
          <w:bCs/>
          <w:sz w:val="28"/>
          <w:szCs w:val="28"/>
        </w:rPr>
        <w:t>BACHELORS</w:t>
      </w:r>
    </w:p>
    <w:p w14:paraId="04B2FDA2" w14:textId="0B12F391" w:rsidR="00547EF1" w:rsidRPr="00D66F58" w:rsidRDefault="009E259C" w:rsidP="00F4186E">
      <w:pPr>
        <w:spacing w:line="360" w:lineRule="auto"/>
        <w:jc w:val="center"/>
        <w:rPr>
          <w:b/>
          <w:bCs/>
          <w:sz w:val="28"/>
          <w:szCs w:val="28"/>
        </w:rPr>
      </w:pPr>
      <w:r>
        <w:rPr>
          <w:b/>
          <w:bCs/>
          <w:sz w:val="28"/>
          <w:szCs w:val="28"/>
        </w:rPr>
        <w:t>OF</w:t>
      </w:r>
    </w:p>
    <w:p w14:paraId="4D4CF42B" w14:textId="7220B2D9" w:rsidR="005E6AAA" w:rsidRPr="00D66F58" w:rsidRDefault="009E259C" w:rsidP="00F4186E">
      <w:pPr>
        <w:spacing w:line="360" w:lineRule="auto"/>
        <w:jc w:val="center"/>
        <w:rPr>
          <w:b/>
          <w:bCs/>
          <w:sz w:val="28"/>
          <w:szCs w:val="28"/>
        </w:rPr>
      </w:pPr>
      <w:r w:rsidRPr="009E259C">
        <w:rPr>
          <w:b/>
          <w:bCs/>
          <w:sz w:val="28"/>
          <w:szCs w:val="28"/>
        </w:rPr>
        <w:t xml:space="preserve">SCIENCE </w:t>
      </w:r>
      <w:r w:rsidR="005E6AAA" w:rsidRPr="00D66F58">
        <w:rPr>
          <w:b/>
          <w:bCs/>
          <w:sz w:val="28"/>
          <w:szCs w:val="28"/>
        </w:rPr>
        <w:t>SOFTWARE ENGINEERING</w:t>
      </w:r>
    </w:p>
    <w:p w14:paraId="1C3FE892" w14:textId="77777777" w:rsidR="005E6AAA" w:rsidRPr="00D66F58" w:rsidRDefault="005E6AAA" w:rsidP="00F4186E">
      <w:pPr>
        <w:spacing w:line="360" w:lineRule="auto"/>
        <w:jc w:val="center"/>
        <w:rPr>
          <w:b/>
          <w:bCs/>
          <w:sz w:val="28"/>
          <w:szCs w:val="28"/>
        </w:rPr>
      </w:pPr>
      <w:r w:rsidRPr="00D66F58">
        <w:rPr>
          <w:b/>
          <w:bCs/>
          <w:sz w:val="28"/>
          <w:szCs w:val="28"/>
        </w:rPr>
        <w:t>YEAR</w:t>
      </w:r>
    </w:p>
    <w:p w14:paraId="5AC9DF70" w14:textId="7056E2DE" w:rsidR="005E6AAA" w:rsidRPr="00D66F58" w:rsidRDefault="005E6AAA" w:rsidP="00F4186E">
      <w:pPr>
        <w:spacing w:line="360" w:lineRule="auto"/>
        <w:jc w:val="center"/>
        <w:rPr>
          <w:b/>
          <w:bCs/>
          <w:sz w:val="28"/>
          <w:szCs w:val="28"/>
        </w:rPr>
      </w:pPr>
      <w:r w:rsidRPr="00D66F58">
        <w:rPr>
          <w:b/>
          <w:bCs/>
          <w:sz w:val="28"/>
          <w:szCs w:val="28"/>
        </w:rPr>
        <w:t>20</w:t>
      </w:r>
      <w:r w:rsidR="00D85D5B" w:rsidRPr="00D66F58">
        <w:rPr>
          <w:b/>
          <w:bCs/>
          <w:sz w:val="28"/>
          <w:szCs w:val="28"/>
        </w:rPr>
        <w:t>21</w:t>
      </w:r>
      <w:r w:rsidRPr="00D66F58">
        <w:rPr>
          <w:b/>
          <w:bCs/>
          <w:sz w:val="28"/>
          <w:szCs w:val="28"/>
        </w:rPr>
        <w:t>-20</w:t>
      </w:r>
      <w:r w:rsidR="00D85D5B" w:rsidRPr="00D66F58">
        <w:rPr>
          <w:b/>
          <w:bCs/>
          <w:sz w:val="28"/>
          <w:szCs w:val="28"/>
        </w:rPr>
        <w:t>25</w:t>
      </w:r>
    </w:p>
    <w:p w14:paraId="0D8DA096" w14:textId="77777777" w:rsidR="005E6AAA" w:rsidRPr="00D66F58" w:rsidRDefault="005E6AAA" w:rsidP="00F4186E">
      <w:pPr>
        <w:spacing w:line="360" w:lineRule="auto"/>
        <w:jc w:val="center"/>
        <w:rPr>
          <w:b/>
          <w:bCs/>
          <w:sz w:val="28"/>
          <w:szCs w:val="28"/>
        </w:rPr>
      </w:pPr>
    </w:p>
    <w:p w14:paraId="0D564641" w14:textId="144E3D62" w:rsidR="005E6AAA" w:rsidRPr="00537E09" w:rsidRDefault="00B4568B" w:rsidP="00F4186E">
      <w:pPr>
        <w:spacing w:line="360" w:lineRule="auto"/>
        <w:jc w:val="center"/>
        <w:rPr>
          <w:b/>
          <w:bCs/>
          <w:i/>
          <w:iCs/>
          <w:sz w:val="28"/>
          <w:szCs w:val="28"/>
        </w:rPr>
      </w:pPr>
      <w:r w:rsidRPr="00537E09">
        <w:rPr>
          <w:b/>
          <w:bCs/>
          <w:i/>
          <w:iCs/>
          <w:sz w:val="28"/>
          <w:szCs w:val="28"/>
        </w:rPr>
        <w:t>Project Advisor</w:t>
      </w:r>
    </w:p>
    <w:p w14:paraId="41D1E216" w14:textId="5880224E" w:rsidR="005E6AAA" w:rsidRPr="00D66F58" w:rsidRDefault="008964F6" w:rsidP="00F4186E">
      <w:pPr>
        <w:spacing w:line="360" w:lineRule="auto"/>
        <w:jc w:val="center"/>
        <w:rPr>
          <w:sz w:val="28"/>
          <w:szCs w:val="32"/>
        </w:rPr>
      </w:pPr>
      <w:r w:rsidRPr="00D66F58">
        <w:rPr>
          <w:sz w:val="28"/>
          <w:szCs w:val="32"/>
        </w:rPr>
        <w:t>Muhammad Shaheen</w:t>
      </w:r>
      <w:r>
        <w:rPr>
          <w:sz w:val="28"/>
          <w:szCs w:val="32"/>
        </w:rPr>
        <w:t xml:space="preserve"> Khan</w:t>
      </w:r>
    </w:p>
    <w:p w14:paraId="0745BED4" w14:textId="3E0317BA" w:rsidR="008964F6" w:rsidRPr="00537E09" w:rsidRDefault="00B4568B" w:rsidP="00F4186E">
      <w:pPr>
        <w:spacing w:line="360" w:lineRule="auto"/>
        <w:jc w:val="center"/>
        <w:rPr>
          <w:b/>
          <w:bCs/>
          <w:i/>
          <w:iCs/>
          <w:sz w:val="28"/>
          <w:szCs w:val="28"/>
        </w:rPr>
      </w:pPr>
      <w:r>
        <w:rPr>
          <w:b/>
          <w:bCs/>
          <w:i/>
          <w:iCs/>
          <w:sz w:val="28"/>
          <w:szCs w:val="28"/>
        </w:rPr>
        <w:t xml:space="preserve">Project </w:t>
      </w:r>
      <w:r w:rsidRPr="00537E09">
        <w:rPr>
          <w:b/>
          <w:bCs/>
          <w:i/>
          <w:iCs/>
          <w:sz w:val="28"/>
          <w:szCs w:val="28"/>
        </w:rPr>
        <w:t xml:space="preserve">Coordinator </w:t>
      </w:r>
    </w:p>
    <w:p w14:paraId="2BDB41DB" w14:textId="7DE2407A" w:rsidR="005E6AAA" w:rsidRPr="00D66F58" w:rsidRDefault="008964F6" w:rsidP="00F4186E">
      <w:pPr>
        <w:spacing w:line="360" w:lineRule="auto"/>
        <w:jc w:val="center"/>
        <w:rPr>
          <w:sz w:val="28"/>
          <w:szCs w:val="32"/>
        </w:rPr>
      </w:pPr>
      <w:r w:rsidRPr="00D66F58">
        <w:rPr>
          <w:sz w:val="28"/>
          <w:szCs w:val="32"/>
        </w:rPr>
        <w:t>Sajid Ali Khan</w:t>
      </w:r>
    </w:p>
    <w:p w14:paraId="157A3C90" w14:textId="77777777" w:rsidR="005E6AAA" w:rsidRPr="00D66F58" w:rsidRDefault="005E6AAA" w:rsidP="00F4186E">
      <w:pPr>
        <w:spacing w:line="360" w:lineRule="auto"/>
        <w:jc w:val="center"/>
        <w:rPr>
          <w:sz w:val="32"/>
          <w:szCs w:val="32"/>
        </w:rPr>
      </w:pPr>
    </w:p>
    <w:p w14:paraId="0FE653F1" w14:textId="45F84CFE" w:rsidR="005C47F0" w:rsidRPr="00D66F58" w:rsidRDefault="005E6AAA" w:rsidP="00F4186E">
      <w:pPr>
        <w:spacing w:line="360" w:lineRule="auto"/>
        <w:jc w:val="center"/>
      </w:pPr>
      <w:r w:rsidRPr="00D66F58">
        <w:t xml:space="preserve">Submitted to the Department of Software Engineering of Foundation University Islamabad, in partial fulfilment for the requirements of a Bachelor of </w:t>
      </w:r>
      <w:r w:rsidR="009E259C" w:rsidRPr="009E259C">
        <w:t>Science </w:t>
      </w:r>
      <w:r w:rsidRPr="00D66F58">
        <w:t>Degree in Software Engineering</w:t>
      </w:r>
    </w:p>
    <w:p w14:paraId="095DE502" w14:textId="77777777" w:rsidR="00991ABB" w:rsidRPr="00D66F58" w:rsidRDefault="00991ABB" w:rsidP="00F4186E">
      <w:pPr>
        <w:spacing w:line="360" w:lineRule="auto"/>
      </w:pPr>
    </w:p>
    <w:p w14:paraId="122EF4BC" w14:textId="77777777" w:rsidR="00FA2685" w:rsidRPr="00990FAC" w:rsidRDefault="00FA2685" w:rsidP="00F4186E">
      <w:pPr>
        <w:spacing w:line="360" w:lineRule="auto"/>
        <w:jc w:val="center"/>
        <w:rPr>
          <w:b/>
          <w:sz w:val="32"/>
          <w:szCs w:val="32"/>
        </w:rPr>
      </w:pPr>
      <w:r w:rsidRPr="00990FAC">
        <w:rPr>
          <w:b/>
          <w:sz w:val="32"/>
          <w:szCs w:val="32"/>
        </w:rPr>
        <w:lastRenderedPageBreak/>
        <w:t>DEDICATION</w:t>
      </w:r>
    </w:p>
    <w:p w14:paraId="2E6F7BE8" w14:textId="77777777" w:rsidR="00FA2685" w:rsidRPr="00D66F58" w:rsidRDefault="00FA2685" w:rsidP="00F4186E">
      <w:pPr>
        <w:spacing w:line="360" w:lineRule="auto"/>
        <w:jc w:val="center"/>
      </w:pPr>
    </w:p>
    <w:p w14:paraId="50BE37B3" w14:textId="77777777" w:rsidR="00051D7E" w:rsidRPr="00D66F58" w:rsidRDefault="00051D7E" w:rsidP="00F4186E">
      <w:pPr>
        <w:spacing w:line="360" w:lineRule="auto"/>
        <w:jc w:val="both"/>
      </w:pPr>
      <w:r w:rsidRPr="00D66F58">
        <w:t>We dedicate our work on the Intelligent Energy Scenario Analysis (IESA) to our beloved parents who have been supportive and encouraged us throughout every phase of our journey. Their belief in us has been the foundation of our achievements, without their support and love we might never have achieved such heights as we are today.</w:t>
      </w:r>
    </w:p>
    <w:p w14:paraId="05F1422F" w14:textId="0A7392D9" w:rsidR="0035222B" w:rsidRPr="00D66F58" w:rsidRDefault="00051D7E" w:rsidP="00F4186E">
      <w:pPr>
        <w:spacing w:line="360" w:lineRule="auto"/>
        <w:jc w:val="both"/>
      </w:pPr>
      <w:r w:rsidRPr="00D66F58">
        <w:t>We also extend our deepest gratitude to our beloved project supervisors, Muhammad Shaheen Khan and our Co-Supervisor Mr Muhammad Usman Khan without their supervision, advice, and valuable guidance completion of this task would have been difficult or near to impossible.</w:t>
      </w:r>
    </w:p>
    <w:p w14:paraId="77560E78" w14:textId="77B9291F" w:rsidR="00A804B3" w:rsidRPr="00D66F58" w:rsidRDefault="0035222B" w:rsidP="00F4186E">
      <w:pPr>
        <w:spacing w:line="360" w:lineRule="auto"/>
      </w:pPr>
      <w:r w:rsidRPr="00D66F58">
        <w:br w:type="page"/>
      </w:r>
    </w:p>
    <w:p w14:paraId="5E5984EB" w14:textId="77777777" w:rsidR="00FA2685" w:rsidRPr="00990FAC" w:rsidRDefault="00FA2685" w:rsidP="00F4186E">
      <w:pPr>
        <w:spacing w:line="360" w:lineRule="auto"/>
        <w:jc w:val="center"/>
        <w:rPr>
          <w:b/>
          <w:sz w:val="32"/>
          <w:szCs w:val="32"/>
        </w:rPr>
      </w:pPr>
      <w:r w:rsidRPr="00990FAC">
        <w:rPr>
          <w:b/>
          <w:sz w:val="32"/>
          <w:szCs w:val="32"/>
        </w:rPr>
        <w:lastRenderedPageBreak/>
        <w:t>ACKNOWLEDGEMENTS</w:t>
      </w:r>
    </w:p>
    <w:p w14:paraId="2B4D141F" w14:textId="77777777" w:rsidR="00FA2685" w:rsidRPr="00D66F58" w:rsidRDefault="00FA2685" w:rsidP="00F4186E">
      <w:pPr>
        <w:spacing w:line="360" w:lineRule="auto"/>
        <w:jc w:val="center"/>
      </w:pPr>
    </w:p>
    <w:p w14:paraId="1C0272CD" w14:textId="77777777" w:rsidR="009D3DDA" w:rsidRPr="00D66F58" w:rsidRDefault="009D3DDA" w:rsidP="00F4186E">
      <w:pPr>
        <w:spacing w:line="360" w:lineRule="auto"/>
        <w:jc w:val="both"/>
        <w:rPr>
          <w:color w:val="000000" w:themeColor="text1"/>
        </w:rPr>
      </w:pPr>
      <w:r w:rsidRPr="00D66F58">
        <w:rPr>
          <w:color w:val="000000" w:themeColor="text1"/>
        </w:rPr>
        <w:t>Thanks to Almighty ALLAH for granting us the strength, determination, and countless blessings. By the grace of ALLAH, we were able to produce a complete and quality product.</w:t>
      </w:r>
      <w:r w:rsidRPr="00D66F58">
        <w:t xml:space="preserve"> </w:t>
      </w:r>
      <w:r w:rsidRPr="00D66F58">
        <w:rPr>
          <w:color w:val="000000" w:themeColor="text1"/>
        </w:rPr>
        <w:t>With heartfelt appreciation, we thank our friends and family whose support in both challenging and joyful times fuelled our motivation.</w:t>
      </w:r>
    </w:p>
    <w:p w14:paraId="4852E167" w14:textId="2BA5425C" w:rsidR="009D3DDA" w:rsidRPr="00D66F58" w:rsidRDefault="009D3DDA" w:rsidP="00F4186E">
      <w:pPr>
        <w:spacing w:line="360" w:lineRule="auto"/>
        <w:jc w:val="both"/>
        <w:rPr>
          <w:color w:val="000000" w:themeColor="text1"/>
        </w:rPr>
      </w:pPr>
      <w:r w:rsidRPr="00D66F58">
        <w:rPr>
          <w:color w:val="000000" w:themeColor="text1"/>
        </w:rPr>
        <w:t xml:space="preserve">We sincerely acknowledge the effort and guidance of our project supervisors </w:t>
      </w:r>
      <w:r w:rsidRPr="00D66F58">
        <w:t xml:space="preserve">Muhammad Shaheen Khan and our Co-Supervisor Mr Muhammad Usman Khan. </w:t>
      </w:r>
      <w:r w:rsidRPr="00D66F58">
        <w:rPr>
          <w:color w:val="000000" w:themeColor="text1"/>
        </w:rPr>
        <w:t>Whose involvement and encouragement at every step boost our motivation in doing this project</w:t>
      </w:r>
      <w:r w:rsidR="00D873C0">
        <w:rPr>
          <w:color w:val="000000" w:themeColor="text1"/>
        </w:rPr>
        <w:t xml:space="preserve">. </w:t>
      </w:r>
      <w:r w:rsidRPr="00D66F58">
        <w:rPr>
          <w:color w:val="000000" w:themeColor="text1"/>
        </w:rPr>
        <w:t>Additionally, we sincerely thank the FUSST Faculty for their support and resources, which greatly contributed to our learning and growth throughout our university journey.</w:t>
      </w:r>
    </w:p>
    <w:p w14:paraId="1DF13844" w14:textId="4CC393C3" w:rsidR="00684A55" w:rsidRPr="00D66F58" w:rsidRDefault="0035222B" w:rsidP="00F4186E">
      <w:pPr>
        <w:spacing w:line="360" w:lineRule="auto"/>
        <w:rPr>
          <w:color w:val="000000" w:themeColor="text1"/>
        </w:rPr>
      </w:pPr>
      <w:r w:rsidRPr="00D66F58">
        <w:rPr>
          <w:color w:val="000000" w:themeColor="text1"/>
        </w:rPr>
        <w:br w:type="page"/>
      </w:r>
    </w:p>
    <w:p w14:paraId="31C685D0" w14:textId="3EDF7751" w:rsidR="00FA2685" w:rsidRPr="00990FAC" w:rsidRDefault="00FA2685" w:rsidP="00F4186E">
      <w:pPr>
        <w:spacing w:line="360" w:lineRule="auto"/>
        <w:jc w:val="center"/>
        <w:rPr>
          <w:b/>
          <w:sz w:val="32"/>
          <w:szCs w:val="32"/>
        </w:rPr>
      </w:pPr>
      <w:r w:rsidRPr="00990FAC">
        <w:rPr>
          <w:b/>
          <w:sz w:val="32"/>
          <w:szCs w:val="32"/>
        </w:rPr>
        <w:lastRenderedPageBreak/>
        <w:t>STATEMENT OF ORIGINALITY</w:t>
      </w:r>
    </w:p>
    <w:p w14:paraId="5FBA03B0" w14:textId="77777777" w:rsidR="00FA2685" w:rsidRPr="00D66F58" w:rsidRDefault="00FA2685" w:rsidP="00F4186E">
      <w:pPr>
        <w:spacing w:line="360" w:lineRule="auto"/>
        <w:rPr>
          <w:sz w:val="36"/>
          <w:szCs w:val="36"/>
        </w:rPr>
      </w:pPr>
    </w:p>
    <w:p w14:paraId="7E2C5FAF" w14:textId="007BE4B9" w:rsidR="00FA2685" w:rsidRPr="00D66F58" w:rsidRDefault="00FA2685" w:rsidP="00F4186E">
      <w:pPr>
        <w:spacing w:line="360" w:lineRule="auto"/>
        <w:jc w:val="both"/>
      </w:pPr>
      <w:r w:rsidRPr="00D66F58">
        <w:t xml:space="preserve">We namely </w:t>
      </w:r>
      <w:r w:rsidR="001B2295" w:rsidRPr="00D66F58">
        <w:rPr>
          <w:b/>
          <w:bCs/>
        </w:rPr>
        <w:t>Muhammad Farzam Baig,</w:t>
      </w:r>
      <w:r w:rsidR="00B54C42" w:rsidRPr="00D66F58">
        <w:rPr>
          <w:b/>
          <w:bCs/>
        </w:rPr>
        <w:t xml:space="preserve"> </w:t>
      </w:r>
      <w:r w:rsidR="001B2295" w:rsidRPr="00D66F58">
        <w:rPr>
          <w:b/>
          <w:bCs/>
        </w:rPr>
        <w:t>Muhammad Suffian Tafoor</w:t>
      </w:r>
      <w:r w:rsidR="00B54C42" w:rsidRPr="00D66F58">
        <w:rPr>
          <w:b/>
          <w:bCs/>
        </w:rPr>
        <w:t xml:space="preserve"> and </w:t>
      </w:r>
      <w:r w:rsidR="001B2295" w:rsidRPr="00D66F58">
        <w:rPr>
          <w:b/>
          <w:bCs/>
        </w:rPr>
        <w:t>Muhammad Yasir Khan</w:t>
      </w:r>
      <w:r w:rsidR="00B54C42" w:rsidRPr="00D66F58">
        <w:rPr>
          <w:b/>
          <w:bCs/>
        </w:rPr>
        <w:t>, s</w:t>
      </w:r>
      <w:r w:rsidRPr="00D66F58">
        <w:t xml:space="preserve">ubmitting </w:t>
      </w:r>
      <w:r w:rsidR="00A97641" w:rsidRPr="00D66F58">
        <w:t xml:space="preserve">report </w:t>
      </w:r>
      <w:r w:rsidRPr="00D66F58">
        <w:t>titled “</w:t>
      </w:r>
      <w:r w:rsidR="001B2295" w:rsidRPr="00D66F58">
        <w:rPr>
          <w:b/>
        </w:rPr>
        <w:t>Intelligent Energy Scenario Analysis</w:t>
      </w:r>
      <w:r w:rsidRPr="00D66F58">
        <w:t xml:space="preserve">”. </w:t>
      </w:r>
      <w:r w:rsidR="007C36CD" w:rsidRPr="00D66F58">
        <w:t xml:space="preserve">state </w:t>
      </w:r>
      <w:r w:rsidRPr="00D66F58">
        <w:t xml:space="preserve">that we clearly understand what plagiarism is and we have also read about it using online sources. As such, we claim that this entire work (code, reports etc.) is our own effort. We have not used/copy or pasted or paraphrased even a single line of code or sentence from any other source without giving a proper reference to it. Based on our confidence in our originality, we allow the University to run anti-plagiarism software on the same. </w:t>
      </w:r>
    </w:p>
    <w:p w14:paraId="075FBA3C" w14:textId="77777777" w:rsidR="00FA2685" w:rsidRPr="00D66F58" w:rsidRDefault="00FA2685" w:rsidP="00F4186E">
      <w:pPr>
        <w:spacing w:line="360" w:lineRule="auto"/>
        <w:jc w:val="both"/>
      </w:pPr>
      <w:r w:rsidRPr="00D66F58">
        <w:t xml:space="preserve">We understand that if now, or in the future, ever it is found out that we have not been honest and have plagiarized, the university will take action and will result in disciplinary action, such as the cancellation of our degree and we can be liable for any subsequent punishments as deemed appropriate by the University as well as the Higher Education Commission Pakistan. </w:t>
      </w:r>
    </w:p>
    <w:p w14:paraId="7E78346F" w14:textId="77777777" w:rsidR="00FA2685" w:rsidRPr="00D66F58" w:rsidRDefault="00FA2685" w:rsidP="00F4186E">
      <w:pPr>
        <w:spacing w:line="360" w:lineRule="auto"/>
      </w:pPr>
    </w:p>
    <w:p w14:paraId="66FDD0B5" w14:textId="77777777" w:rsidR="00D978C7" w:rsidRPr="003071AB" w:rsidRDefault="00D978C7" w:rsidP="00F4186E">
      <w:pPr>
        <w:spacing w:line="360" w:lineRule="auto"/>
        <w:rPr>
          <w:u w:val="single"/>
        </w:rPr>
      </w:pPr>
      <w:r>
        <w:rPr>
          <w:u w:val="single"/>
        </w:rPr>
        <w:t>_______________________</w:t>
      </w:r>
    </w:p>
    <w:p w14:paraId="30B0267C" w14:textId="74F86D59" w:rsidR="00FA2685" w:rsidRPr="00D66F58" w:rsidRDefault="00AF177C" w:rsidP="00F4186E">
      <w:pPr>
        <w:spacing w:line="360" w:lineRule="auto"/>
      </w:pPr>
      <w:r w:rsidRPr="00D66F58">
        <w:t>Muhammad Farzam Baig</w:t>
      </w:r>
    </w:p>
    <w:p w14:paraId="70C133D1" w14:textId="77777777" w:rsidR="00FA2685" w:rsidRPr="00D66F58" w:rsidRDefault="00FA2685" w:rsidP="00F4186E">
      <w:pPr>
        <w:spacing w:line="360" w:lineRule="auto"/>
      </w:pPr>
    </w:p>
    <w:p w14:paraId="7A1FC955" w14:textId="77777777" w:rsidR="00D978C7" w:rsidRPr="003071AB" w:rsidRDefault="00D978C7" w:rsidP="00F4186E">
      <w:pPr>
        <w:spacing w:line="360" w:lineRule="auto"/>
        <w:rPr>
          <w:u w:val="single"/>
        </w:rPr>
      </w:pPr>
      <w:r>
        <w:rPr>
          <w:u w:val="single"/>
        </w:rPr>
        <w:t>_______________________</w:t>
      </w:r>
    </w:p>
    <w:p w14:paraId="4495E569" w14:textId="281CC376" w:rsidR="00FA2685" w:rsidRPr="00D66F58" w:rsidRDefault="00AF177C" w:rsidP="00F4186E">
      <w:pPr>
        <w:spacing w:line="360" w:lineRule="auto"/>
      </w:pPr>
      <w:r w:rsidRPr="00D66F58">
        <w:t>Muhammad Suffian Tafoor</w:t>
      </w:r>
    </w:p>
    <w:p w14:paraId="458EBB5F" w14:textId="77777777" w:rsidR="00FA2685" w:rsidRPr="00D66F58" w:rsidRDefault="00FA2685" w:rsidP="00F4186E">
      <w:pPr>
        <w:spacing w:line="360" w:lineRule="auto"/>
      </w:pPr>
    </w:p>
    <w:p w14:paraId="16FBFECF" w14:textId="77777777" w:rsidR="00D978C7" w:rsidRPr="003071AB" w:rsidRDefault="00D978C7" w:rsidP="00F4186E">
      <w:pPr>
        <w:spacing w:line="360" w:lineRule="auto"/>
        <w:rPr>
          <w:u w:val="single"/>
        </w:rPr>
      </w:pPr>
      <w:r>
        <w:rPr>
          <w:u w:val="single"/>
        </w:rPr>
        <w:t>_______________________</w:t>
      </w:r>
    </w:p>
    <w:p w14:paraId="662A1AE1" w14:textId="77777777" w:rsidR="0035222B" w:rsidRPr="00D66F58" w:rsidRDefault="00AF177C" w:rsidP="00F4186E">
      <w:pPr>
        <w:spacing w:line="360" w:lineRule="auto"/>
      </w:pPr>
      <w:r w:rsidRPr="00D66F58">
        <w:t>Muhammad Yasir Khan</w:t>
      </w:r>
    </w:p>
    <w:p w14:paraId="1B9C9F59" w14:textId="77777777" w:rsidR="0035222B" w:rsidRPr="00D66F58" w:rsidRDefault="0035222B" w:rsidP="00F4186E">
      <w:pPr>
        <w:spacing w:line="360" w:lineRule="auto"/>
      </w:pPr>
      <w:r w:rsidRPr="00D66F58">
        <w:br w:type="page"/>
      </w:r>
    </w:p>
    <w:p w14:paraId="66930B3C" w14:textId="7856237E" w:rsidR="00FA2685" w:rsidRPr="009E4FC2" w:rsidRDefault="00FA2685" w:rsidP="00F4186E">
      <w:pPr>
        <w:spacing w:line="360" w:lineRule="auto"/>
        <w:jc w:val="center"/>
        <w:rPr>
          <w:b/>
          <w:sz w:val="32"/>
          <w:szCs w:val="32"/>
        </w:rPr>
      </w:pPr>
      <w:r w:rsidRPr="009E4FC2">
        <w:rPr>
          <w:b/>
          <w:sz w:val="32"/>
          <w:szCs w:val="32"/>
        </w:rPr>
        <w:lastRenderedPageBreak/>
        <w:t>COPYRIGHT STATEMENT</w:t>
      </w:r>
    </w:p>
    <w:p w14:paraId="021768C6" w14:textId="77777777" w:rsidR="00FA2685" w:rsidRPr="00D66F58" w:rsidRDefault="00FA2685" w:rsidP="00F4186E">
      <w:pPr>
        <w:spacing w:line="360" w:lineRule="auto"/>
      </w:pPr>
    </w:p>
    <w:p w14:paraId="571B1BCA" w14:textId="77777777" w:rsidR="00FA2685" w:rsidRPr="00D66F58" w:rsidRDefault="00FA2685" w:rsidP="00F4186E">
      <w:pPr>
        <w:tabs>
          <w:tab w:val="left" w:pos="0"/>
        </w:tabs>
        <w:spacing w:line="360" w:lineRule="auto"/>
        <w:jc w:val="both"/>
      </w:pPr>
      <w:r w:rsidRPr="00D66F58">
        <w:t xml:space="preserve">Copyright in text of this report rests with the student authors. Copies (by any process) either in full, or of extracts, may be made </w:t>
      </w:r>
      <w:r w:rsidR="00B54C42" w:rsidRPr="00D66F58">
        <w:t>onl</w:t>
      </w:r>
      <w:r w:rsidRPr="00D66F58">
        <w:t>y</w:t>
      </w:r>
      <w:r w:rsidR="00B54C42" w:rsidRPr="00D66F58">
        <w:t xml:space="preserve"> </w:t>
      </w:r>
      <w:r w:rsidRPr="00D66F58">
        <w:t>in accordance with instructions given by the author. Details may be obtained by the Librarian. This page must form part of any such copies made. Further copies (by any process) of copies made in accordance with such instructions may not be made without the permission (in writing) of the author.</w:t>
      </w:r>
    </w:p>
    <w:p w14:paraId="64776144" w14:textId="77777777" w:rsidR="0035222B" w:rsidRPr="00D66F58" w:rsidRDefault="00FA2685" w:rsidP="00F4186E">
      <w:pPr>
        <w:tabs>
          <w:tab w:val="left" w:pos="0"/>
        </w:tabs>
        <w:spacing w:line="360" w:lineRule="auto"/>
        <w:jc w:val="both"/>
      </w:pPr>
      <w:r w:rsidRPr="00D66F58">
        <w:t>The ownership of any intellectual property rights which may be described in this project is vested in FUI, subject to any prior agreement to the contrary, and may not be made available for use by third parties without the written permission of the FUI, which will prescribe the terms and conditions of any such agreement.</w:t>
      </w:r>
    </w:p>
    <w:p w14:paraId="424BA60C" w14:textId="77777777" w:rsidR="0035222B" w:rsidRPr="00D66F58" w:rsidRDefault="0035222B" w:rsidP="00F4186E">
      <w:pPr>
        <w:spacing w:line="360" w:lineRule="auto"/>
      </w:pPr>
      <w:r w:rsidRPr="00D66F58">
        <w:br w:type="page"/>
      </w:r>
    </w:p>
    <w:p w14:paraId="43955C27" w14:textId="52DB4DFC" w:rsidR="00FA2685" w:rsidRPr="0047330C" w:rsidRDefault="00FA2685" w:rsidP="00F4186E">
      <w:pPr>
        <w:tabs>
          <w:tab w:val="left" w:pos="0"/>
        </w:tabs>
        <w:spacing w:line="360" w:lineRule="auto"/>
        <w:jc w:val="center"/>
        <w:rPr>
          <w:b/>
          <w:sz w:val="32"/>
          <w:szCs w:val="32"/>
        </w:rPr>
      </w:pPr>
      <w:r w:rsidRPr="0047330C">
        <w:rPr>
          <w:b/>
          <w:sz w:val="32"/>
          <w:szCs w:val="32"/>
        </w:rPr>
        <w:lastRenderedPageBreak/>
        <w:t>CERTIFICATE OF APPROVAL</w:t>
      </w:r>
    </w:p>
    <w:p w14:paraId="2F63F0B0" w14:textId="77777777" w:rsidR="00FA2685" w:rsidRPr="00D66F58" w:rsidRDefault="00FA2685" w:rsidP="00F4186E">
      <w:pPr>
        <w:spacing w:line="360" w:lineRule="auto"/>
        <w:rPr>
          <w:sz w:val="36"/>
          <w:szCs w:val="36"/>
        </w:rPr>
      </w:pPr>
    </w:p>
    <w:p w14:paraId="28154AD5" w14:textId="539D650A" w:rsidR="00FA2685" w:rsidRPr="00D66F58" w:rsidRDefault="00FA2685" w:rsidP="00F4186E">
      <w:pPr>
        <w:spacing w:line="360" w:lineRule="auto"/>
        <w:jc w:val="both"/>
      </w:pPr>
      <w:r w:rsidRPr="00D66F58">
        <w:t xml:space="preserve">It is certified that Project titled </w:t>
      </w:r>
      <w:r w:rsidRPr="00D66F58">
        <w:rPr>
          <w:b/>
        </w:rPr>
        <w:t>“</w:t>
      </w:r>
      <w:r w:rsidR="00A84617" w:rsidRPr="00D66F58">
        <w:rPr>
          <w:b/>
        </w:rPr>
        <w:t>IESA</w:t>
      </w:r>
      <w:r w:rsidRPr="00D66F58">
        <w:rPr>
          <w:b/>
        </w:rPr>
        <w:t xml:space="preserve">”, </w:t>
      </w:r>
      <w:r w:rsidRPr="00D66F58">
        <w:t>presented on __</w:t>
      </w:r>
      <w:r w:rsidR="00A84617" w:rsidRPr="00D66F58">
        <w:rPr>
          <w:u w:val="single"/>
        </w:rPr>
        <w:t>17 Dec,2024</w:t>
      </w:r>
      <w:r w:rsidRPr="00D66F58">
        <w:t>___, has been duly approved by the evaluation committee.</w:t>
      </w:r>
    </w:p>
    <w:p w14:paraId="53E49E60" w14:textId="77777777" w:rsidR="00FA2685" w:rsidRPr="00D66F58" w:rsidRDefault="00FA2685" w:rsidP="00F4186E">
      <w:pPr>
        <w:spacing w:line="360" w:lineRule="auto"/>
        <w:jc w:val="both"/>
      </w:pPr>
    </w:p>
    <w:p w14:paraId="049CB048" w14:textId="77777777" w:rsidR="00FA2685" w:rsidRPr="00D66F58" w:rsidRDefault="00FA2685" w:rsidP="00F4186E">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5643"/>
      </w:tblGrid>
      <w:tr w:rsidR="00FA2685" w:rsidRPr="00D66F58" w14:paraId="606B64CF" w14:textId="77777777" w:rsidTr="00FD5CCD">
        <w:tc>
          <w:tcPr>
            <w:tcW w:w="2718" w:type="dxa"/>
          </w:tcPr>
          <w:p w14:paraId="0A2360BF" w14:textId="77777777" w:rsidR="00FA2685" w:rsidRPr="00D66F58" w:rsidRDefault="008A12F1" w:rsidP="00F4186E">
            <w:pPr>
              <w:spacing w:line="360" w:lineRule="auto"/>
              <w:rPr>
                <w:b/>
              </w:rPr>
            </w:pPr>
            <w:r w:rsidRPr="00D66F58">
              <w:rPr>
                <w:b/>
              </w:rPr>
              <w:t>Project</w:t>
            </w:r>
            <w:r w:rsidR="00FA2685" w:rsidRPr="00D66F58">
              <w:rPr>
                <w:b/>
              </w:rPr>
              <w:t xml:space="preserve"> </w:t>
            </w:r>
            <w:r w:rsidR="00864ABC" w:rsidRPr="00D66F58">
              <w:rPr>
                <w:b/>
              </w:rPr>
              <w:t>Advisor</w:t>
            </w:r>
            <w:r w:rsidR="00FA2685" w:rsidRPr="00D66F58">
              <w:rPr>
                <w:b/>
              </w:rPr>
              <w:t>:</w:t>
            </w:r>
          </w:p>
        </w:tc>
        <w:tc>
          <w:tcPr>
            <w:tcW w:w="5805" w:type="dxa"/>
          </w:tcPr>
          <w:p w14:paraId="0A4347C5" w14:textId="77777777" w:rsidR="00F018CB" w:rsidRPr="00D66F58" w:rsidRDefault="00F018CB" w:rsidP="00F4186E">
            <w:pPr>
              <w:spacing w:line="360" w:lineRule="auto"/>
            </w:pPr>
            <w:r w:rsidRPr="00D66F58">
              <w:t>__________________</w:t>
            </w:r>
          </w:p>
          <w:p w14:paraId="522515E0" w14:textId="4249D641" w:rsidR="00FA2685" w:rsidRPr="00D66F58" w:rsidRDefault="00985272" w:rsidP="00F4186E">
            <w:pPr>
              <w:spacing w:line="360" w:lineRule="auto"/>
            </w:pPr>
            <w:r w:rsidRPr="00D66F58">
              <w:t>Muhammad Shaheen Khan</w:t>
            </w:r>
          </w:p>
          <w:p w14:paraId="73C50CE3" w14:textId="77777777" w:rsidR="00FA2685" w:rsidRPr="00D66F58" w:rsidRDefault="00FA2685" w:rsidP="00F4186E">
            <w:pPr>
              <w:spacing w:line="360" w:lineRule="auto"/>
            </w:pPr>
          </w:p>
          <w:p w14:paraId="698C4A7C" w14:textId="77777777" w:rsidR="00FA2685" w:rsidRPr="00D66F58" w:rsidRDefault="00FA2685" w:rsidP="00F4186E">
            <w:pPr>
              <w:spacing w:line="360" w:lineRule="auto"/>
            </w:pPr>
          </w:p>
          <w:p w14:paraId="46127826" w14:textId="77777777" w:rsidR="00F018CB" w:rsidRPr="00D66F58" w:rsidRDefault="00F018CB" w:rsidP="00F4186E">
            <w:pPr>
              <w:spacing w:line="360" w:lineRule="auto"/>
            </w:pPr>
          </w:p>
          <w:p w14:paraId="4D98225F" w14:textId="77777777" w:rsidR="00F018CB" w:rsidRPr="00D66F58" w:rsidRDefault="00F018CB" w:rsidP="00F4186E">
            <w:pPr>
              <w:spacing w:line="360" w:lineRule="auto"/>
            </w:pPr>
          </w:p>
        </w:tc>
      </w:tr>
      <w:tr w:rsidR="00FA2685" w:rsidRPr="00D66F58" w14:paraId="091C7071" w14:textId="77777777" w:rsidTr="00FD5CCD">
        <w:tc>
          <w:tcPr>
            <w:tcW w:w="2718" w:type="dxa"/>
          </w:tcPr>
          <w:p w14:paraId="13075249" w14:textId="77777777" w:rsidR="00FA2685" w:rsidRPr="00D66F58" w:rsidRDefault="008A12F1" w:rsidP="00F4186E">
            <w:pPr>
              <w:spacing w:line="360" w:lineRule="auto"/>
              <w:rPr>
                <w:b/>
              </w:rPr>
            </w:pPr>
            <w:r w:rsidRPr="00D66F58">
              <w:rPr>
                <w:b/>
              </w:rPr>
              <w:t>Project</w:t>
            </w:r>
            <w:r w:rsidR="00864ABC" w:rsidRPr="00D66F58">
              <w:rPr>
                <w:b/>
              </w:rPr>
              <w:t xml:space="preserve"> Coordinator</w:t>
            </w:r>
            <w:r w:rsidR="00FA2685" w:rsidRPr="00D66F58">
              <w:rPr>
                <w:b/>
              </w:rPr>
              <w:t>:</w:t>
            </w:r>
          </w:p>
        </w:tc>
        <w:tc>
          <w:tcPr>
            <w:tcW w:w="5805" w:type="dxa"/>
          </w:tcPr>
          <w:p w14:paraId="1AEC8261" w14:textId="77777777" w:rsidR="00F018CB" w:rsidRPr="00D66F58" w:rsidRDefault="00F018CB" w:rsidP="00F4186E">
            <w:pPr>
              <w:spacing w:line="360" w:lineRule="auto"/>
            </w:pPr>
            <w:r w:rsidRPr="00D66F58">
              <w:t>__________________</w:t>
            </w:r>
          </w:p>
          <w:p w14:paraId="7E527E21" w14:textId="07445DEF" w:rsidR="00FA2685" w:rsidRPr="00D66F58" w:rsidRDefault="00985272" w:rsidP="00F4186E">
            <w:pPr>
              <w:spacing w:line="360" w:lineRule="auto"/>
            </w:pPr>
            <w:r w:rsidRPr="00D66F58">
              <w:t>Sajid Ali Khan</w:t>
            </w:r>
            <w:r w:rsidR="00F018CB" w:rsidRPr="00D66F58">
              <w:t xml:space="preserve"> </w:t>
            </w:r>
          </w:p>
          <w:p w14:paraId="3DBDAF59" w14:textId="77777777" w:rsidR="00FA2685" w:rsidRPr="00D66F58" w:rsidRDefault="00FA2685" w:rsidP="00F4186E">
            <w:pPr>
              <w:spacing w:line="360" w:lineRule="auto"/>
            </w:pPr>
          </w:p>
          <w:p w14:paraId="30FCD0CF" w14:textId="77777777" w:rsidR="00F018CB" w:rsidRPr="00D66F58" w:rsidRDefault="00F018CB" w:rsidP="00F4186E">
            <w:pPr>
              <w:spacing w:line="360" w:lineRule="auto"/>
            </w:pPr>
          </w:p>
          <w:p w14:paraId="6DE3691E" w14:textId="77777777" w:rsidR="00FA2685" w:rsidRPr="00D66F58" w:rsidRDefault="00FA2685" w:rsidP="00F4186E">
            <w:pPr>
              <w:spacing w:line="360" w:lineRule="auto"/>
            </w:pPr>
          </w:p>
          <w:p w14:paraId="48448E85" w14:textId="77777777" w:rsidR="00FA2685" w:rsidRPr="00D66F58" w:rsidRDefault="00FA2685" w:rsidP="00F4186E">
            <w:pPr>
              <w:spacing w:line="360" w:lineRule="auto"/>
            </w:pPr>
          </w:p>
        </w:tc>
      </w:tr>
      <w:tr w:rsidR="00FA2685" w:rsidRPr="00D66F58" w14:paraId="64AC8B63" w14:textId="77777777" w:rsidTr="00FD5CCD">
        <w:tc>
          <w:tcPr>
            <w:tcW w:w="2718" w:type="dxa"/>
          </w:tcPr>
          <w:p w14:paraId="231256A6" w14:textId="77777777" w:rsidR="00FA2685" w:rsidRPr="00D66F58" w:rsidRDefault="00FD5CCD" w:rsidP="00F4186E">
            <w:pPr>
              <w:spacing w:line="360" w:lineRule="auto"/>
              <w:rPr>
                <w:b/>
              </w:rPr>
            </w:pPr>
            <w:r w:rsidRPr="00D66F58">
              <w:rPr>
                <w:b/>
              </w:rPr>
              <w:t>Manager Graduate Off</w:t>
            </w:r>
            <w:r w:rsidR="00FA2685" w:rsidRPr="00D66F58">
              <w:rPr>
                <w:b/>
              </w:rPr>
              <w:t>:</w:t>
            </w:r>
          </w:p>
        </w:tc>
        <w:tc>
          <w:tcPr>
            <w:tcW w:w="5805" w:type="dxa"/>
          </w:tcPr>
          <w:p w14:paraId="1192EF9B" w14:textId="77777777" w:rsidR="00F018CB" w:rsidRPr="00D66F58" w:rsidRDefault="00F018CB" w:rsidP="00F4186E">
            <w:pPr>
              <w:spacing w:line="360" w:lineRule="auto"/>
            </w:pPr>
            <w:r w:rsidRPr="00D66F58">
              <w:t>__________________</w:t>
            </w:r>
          </w:p>
          <w:p w14:paraId="4CFEC3DB" w14:textId="64D45EE8" w:rsidR="00FA2685" w:rsidRPr="00D66F58" w:rsidRDefault="0012238C" w:rsidP="00F4186E">
            <w:pPr>
              <w:spacing w:line="360" w:lineRule="auto"/>
            </w:pPr>
            <w:r w:rsidRPr="00D66F58">
              <w:t>Arif Jamal</w:t>
            </w:r>
          </w:p>
        </w:tc>
      </w:tr>
    </w:tbl>
    <w:p w14:paraId="20B25CE5" w14:textId="788ECAF6" w:rsidR="0035222B" w:rsidRPr="00D66F58" w:rsidRDefault="0035222B" w:rsidP="00F4186E">
      <w:pPr>
        <w:spacing w:line="360" w:lineRule="auto"/>
        <w:jc w:val="center"/>
      </w:pPr>
    </w:p>
    <w:p w14:paraId="77D3F33C" w14:textId="77777777" w:rsidR="0035222B" w:rsidRPr="00D66F58" w:rsidRDefault="0035222B" w:rsidP="00F4186E">
      <w:pPr>
        <w:spacing w:line="360" w:lineRule="auto"/>
      </w:pPr>
      <w:r w:rsidRPr="00D66F58">
        <w:br w:type="page"/>
      </w:r>
    </w:p>
    <w:p w14:paraId="2FB06988" w14:textId="75A28BA3" w:rsidR="00A0482A" w:rsidRPr="00290145" w:rsidRDefault="0025276B" w:rsidP="00F4186E">
      <w:pPr>
        <w:spacing w:line="360" w:lineRule="auto"/>
        <w:jc w:val="center"/>
        <w:rPr>
          <w:b/>
          <w:sz w:val="32"/>
          <w:szCs w:val="32"/>
        </w:rPr>
      </w:pPr>
      <w:r w:rsidRPr="00290145">
        <w:rPr>
          <w:b/>
          <w:sz w:val="32"/>
          <w:szCs w:val="32"/>
        </w:rPr>
        <w:lastRenderedPageBreak/>
        <w:t>ABSTRACT</w:t>
      </w:r>
    </w:p>
    <w:p w14:paraId="3B34091E" w14:textId="77777777" w:rsidR="00505F30" w:rsidRPr="00D66F58" w:rsidRDefault="00505F30" w:rsidP="00F4186E">
      <w:pPr>
        <w:spacing w:line="360" w:lineRule="auto"/>
        <w:jc w:val="both"/>
      </w:pPr>
    </w:p>
    <w:p w14:paraId="489923F5" w14:textId="6B484070" w:rsidR="00CF49FA" w:rsidRPr="00D66F58" w:rsidRDefault="00CF49FA" w:rsidP="00F4186E">
      <w:pPr>
        <w:spacing w:line="360" w:lineRule="auto"/>
        <w:jc w:val="both"/>
      </w:pPr>
      <w:bookmarkStart w:id="0" w:name="_Hlk185618539"/>
      <w:r w:rsidRPr="00D66F58">
        <w:t>The Intelligent Energy Scenario Analysis (IESA) system is an AI-driven software solution designed to analyse, forecast, and optimize energy Related scenarios. The system focuses on both gas and electricity usage, enabling energy planners, IT administrators, and data operators to make informed decisions. IESA integrates historical data visualization, predictive modelling, and scenario-based analysis to address the increasing demand for energy efficiency and sustainable practices. Using advanced algorithms such as WisRule for cognitive association and Linear Regression predictive insights, the system allows users to evaluate multiple energy scenarios by adjusting variables like production capacity, imports, and consumption trends.</w:t>
      </w:r>
      <w:r w:rsidR="0088757B" w:rsidRPr="00D66F58">
        <w:t xml:space="preserve"> Then these trends are used for predictions and their results are visualized on user friendly dashboards, providing users with clear and actionable insights.</w:t>
      </w:r>
    </w:p>
    <w:p w14:paraId="06314450" w14:textId="4B9880EA" w:rsidR="00C964EB" w:rsidRPr="00D66F58" w:rsidRDefault="00615D17" w:rsidP="00F4186E">
      <w:pPr>
        <w:spacing w:line="360" w:lineRule="auto"/>
        <w:jc w:val="both"/>
      </w:pPr>
      <w:r w:rsidRPr="00D66F58">
        <w:t>IESA is a DS</w:t>
      </w:r>
      <w:r w:rsidR="00A85AF5" w:rsidRPr="00D66F58">
        <w:t>S</w:t>
      </w:r>
      <w:r w:rsidRPr="00D66F58">
        <w:t xml:space="preserve">, that enables users to take optimal and </w:t>
      </w:r>
      <w:r w:rsidR="00AF7164" w:rsidRPr="00D66F58">
        <w:t>cost-effective</w:t>
      </w:r>
      <w:r w:rsidRPr="00D66F58">
        <w:t xml:space="preserve"> decision for energy management</w:t>
      </w:r>
      <w:r w:rsidR="00DD16F3" w:rsidRPr="00D66F58">
        <w:t xml:space="preserve"> with application at national and regional level.</w:t>
      </w:r>
      <w:r w:rsidR="00AF7164" w:rsidRPr="00D66F58">
        <w:t xml:space="preserve"> IESA provides accurate predictions for different scenarios and also provides tailored recommendations for those scenarios for optimization energy usage thus reducing energy wastage.</w:t>
      </w:r>
      <w:r w:rsidR="00C5548D" w:rsidRPr="00D66F58">
        <w:t xml:space="preserve"> Multiple Scenarios analysis ability of IESA’s and comparing of outcomes allows energy planners to make most optimal </w:t>
      </w:r>
      <w:r w:rsidR="00A3722F" w:rsidRPr="00D66F58">
        <w:t>and strategical</w:t>
      </w:r>
      <w:r w:rsidR="00C5548D" w:rsidRPr="00D66F58">
        <w:t xml:space="preserve"> decision for energy resources.</w:t>
      </w:r>
    </w:p>
    <w:p w14:paraId="35CA2A61" w14:textId="4830E372" w:rsidR="00067BD3" w:rsidRPr="00D66F58" w:rsidRDefault="00F26F43" w:rsidP="00F4186E">
      <w:pPr>
        <w:spacing w:line="360" w:lineRule="auto"/>
        <w:jc w:val="both"/>
      </w:pPr>
      <w:r w:rsidRPr="00D66F58">
        <w:t xml:space="preserve">To further enhance IESA, future work will explore the integration of renewable </w:t>
      </w:r>
      <w:r w:rsidR="00393748" w:rsidRPr="00D66F58">
        <w:t>resources of</w:t>
      </w:r>
      <w:r w:rsidRPr="00D66F58">
        <w:t xml:space="preserve"> energy like Solar Energy, Wind Energy etc. making it a more comprehensive Decision Support System for energy planning. </w:t>
      </w:r>
      <w:r w:rsidR="003531E3" w:rsidRPr="00D66F58">
        <w:t>By integrating IES</w:t>
      </w:r>
      <w:r w:rsidR="00C964EB" w:rsidRPr="00D66F58">
        <w:t>A</w:t>
      </w:r>
      <w:r w:rsidR="003531E3" w:rsidRPr="00D66F58">
        <w:t xml:space="preserve"> with IoT devices to get Realtime and advance computing technologies will </w:t>
      </w:r>
      <w:r w:rsidR="008D633F" w:rsidRPr="00D66F58">
        <w:t>increase IESA’s</w:t>
      </w:r>
      <w:r w:rsidR="00C964EB" w:rsidRPr="00D66F58">
        <w:t xml:space="preserve"> computing performance and accuracy.</w:t>
      </w:r>
      <w:r w:rsidR="001320FA" w:rsidRPr="00D66F58">
        <w:t xml:space="preserve"> Future work also includes expanding IESA to handle energy trades between countries in order to reduce energy wastage and to track carbon emissions and allow decision maker take swift action against increasing carbon emissions in order to meet global emissions/sustainability goals</w:t>
      </w:r>
      <w:bookmarkEnd w:id="0"/>
      <w:r w:rsidR="00F27F0B" w:rsidRPr="00D66F58">
        <w:t>.</w:t>
      </w:r>
      <w:r w:rsidR="00067BD3" w:rsidRPr="00D66F58">
        <w:br w:type="page"/>
      </w:r>
    </w:p>
    <w:p w14:paraId="09AC60E9" w14:textId="497787B9" w:rsidR="00A250ED" w:rsidRPr="00127717" w:rsidRDefault="00547EF1" w:rsidP="00F4186E">
      <w:pPr>
        <w:spacing w:line="360" w:lineRule="auto"/>
        <w:jc w:val="center"/>
        <w:rPr>
          <w:b/>
          <w:sz w:val="32"/>
          <w:szCs w:val="28"/>
        </w:rPr>
      </w:pPr>
      <w:r w:rsidRPr="00127717">
        <w:rPr>
          <w:b/>
          <w:sz w:val="32"/>
          <w:szCs w:val="28"/>
        </w:rPr>
        <w:lastRenderedPageBreak/>
        <w:t>TABLE OF CONTENTS</w:t>
      </w:r>
      <w:bookmarkStart w:id="1" w:name="_Toc144751252"/>
      <w:bookmarkStart w:id="2" w:name="_Toc144751327"/>
    </w:p>
    <w:sdt>
      <w:sdtPr>
        <w:id w:val="-11614022"/>
        <w:docPartObj>
          <w:docPartGallery w:val="Table of Contents"/>
          <w:docPartUnique/>
        </w:docPartObj>
      </w:sdtPr>
      <w:sdtEndPr>
        <w:rPr>
          <w:spacing w:val="0"/>
        </w:rPr>
      </w:sdtEndPr>
      <w:sdtContent>
        <w:p w14:paraId="3046611A" w14:textId="58941215" w:rsidR="00E20245" w:rsidRDefault="00A250ED">
          <w:pPr>
            <w:pStyle w:val="TOC1"/>
            <w:rPr>
              <w:rFonts w:asciiTheme="minorHAnsi" w:eastAsiaTheme="minorEastAsia" w:hAnsiTheme="minorHAnsi" w:cstheme="minorBidi"/>
              <w:b w:val="0"/>
              <w:bCs w:val="0"/>
              <w:spacing w:val="0"/>
              <w:kern w:val="2"/>
              <w:lang w:val="en-US"/>
              <w14:ligatures w14:val="standardContextual"/>
            </w:rPr>
          </w:pPr>
          <w:r w:rsidRPr="00932CDB">
            <w:rPr>
              <w:b w:val="0"/>
              <w:bCs w:val="0"/>
              <w:noProof w:val="0"/>
              <w:szCs w:val="20"/>
            </w:rPr>
            <w:fldChar w:fldCharType="begin"/>
          </w:r>
          <w:r w:rsidRPr="00932CDB">
            <w:instrText xml:space="preserve"> TOC \o "1-3" \h \z \u </w:instrText>
          </w:r>
          <w:r w:rsidRPr="00932CDB">
            <w:rPr>
              <w:b w:val="0"/>
              <w:bCs w:val="0"/>
              <w:noProof w:val="0"/>
              <w:szCs w:val="20"/>
            </w:rPr>
            <w:fldChar w:fldCharType="separate"/>
          </w:r>
          <w:hyperlink w:anchor="_Toc192884103" w:history="1">
            <w:r w:rsidR="00E20245" w:rsidRPr="00C9459B">
              <w:rPr>
                <w:rStyle w:val="Hyperlink"/>
                <w:i/>
              </w:rPr>
              <w:t>1.</w:t>
            </w:r>
            <w:r w:rsidR="00E20245">
              <w:rPr>
                <w:rFonts w:asciiTheme="minorHAnsi" w:eastAsiaTheme="minorEastAsia" w:hAnsiTheme="minorHAnsi" w:cstheme="minorBidi"/>
                <w:b w:val="0"/>
                <w:bCs w:val="0"/>
                <w:spacing w:val="0"/>
                <w:kern w:val="2"/>
                <w:lang w:val="en-US"/>
                <w14:ligatures w14:val="standardContextual"/>
              </w:rPr>
              <w:tab/>
            </w:r>
            <w:r w:rsidR="00E20245" w:rsidRPr="00C9459B">
              <w:rPr>
                <w:rStyle w:val="Hyperlink"/>
              </w:rPr>
              <w:t>Introduction</w:t>
            </w:r>
            <w:r w:rsidR="00E20245">
              <w:rPr>
                <w:webHidden/>
              </w:rPr>
              <w:tab/>
            </w:r>
            <w:r w:rsidR="00E20245">
              <w:rPr>
                <w:webHidden/>
              </w:rPr>
              <w:fldChar w:fldCharType="begin"/>
            </w:r>
            <w:r w:rsidR="00E20245">
              <w:rPr>
                <w:webHidden/>
              </w:rPr>
              <w:instrText xml:space="preserve"> PAGEREF _Toc192884103 \h </w:instrText>
            </w:r>
            <w:r w:rsidR="00E20245">
              <w:rPr>
                <w:webHidden/>
              </w:rPr>
            </w:r>
            <w:r w:rsidR="00E20245">
              <w:rPr>
                <w:webHidden/>
              </w:rPr>
              <w:fldChar w:fldCharType="separate"/>
            </w:r>
            <w:r w:rsidR="00E20245">
              <w:rPr>
                <w:webHidden/>
              </w:rPr>
              <w:t>1</w:t>
            </w:r>
            <w:r w:rsidR="00E20245">
              <w:rPr>
                <w:webHidden/>
              </w:rPr>
              <w:fldChar w:fldCharType="end"/>
            </w:r>
          </w:hyperlink>
        </w:p>
        <w:p w14:paraId="1707E642" w14:textId="238E1654" w:rsidR="00E20245" w:rsidRDefault="00E20245">
          <w:pPr>
            <w:pStyle w:val="TOC2"/>
            <w:rPr>
              <w:rFonts w:asciiTheme="minorHAnsi" w:eastAsiaTheme="minorEastAsia" w:hAnsiTheme="minorHAnsi" w:cstheme="minorBidi"/>
              <w:kern w:val="2"/>
              <w:lang w:val="en-US"/>
              <w14:ligatures w14:val="standardContextual"/>
            </w:rPr>
          </w:pPr>
          <w:hyperlink w:anchor="_Toc192884104" w:history="1">
            <w:r w:rsidRPr="00C9459B">
              <w:rPr>
                <w:rStyle w:val="Hyperlink"/>
                <w:b/>
              </w:rPr>
              <w:t>1.1</w:t>
            </w:r>
            <w:r>
              <w:rPr>
                <w:rFonts w:asciiTheme="minorHAnsi" w:eastAsiaTheme="minorEastAsia" w:hAnsiTheme="minorHAnsi" w:cstheme="minorBidi"/>
                <w:kern w:val="2"/>
                <w:lang w:val="en-US"/>
                <w14:ligatures w14:val="standardContextual"/>
              </w:rPr>
              <w:tab/>
            </w:r>
            <w:r w:rsidRPr="00C9459B">
              <w:rPr>
                <w:rStyle w:val="Hyperlink"/>
                <w:b/>
              </w:rPr>
              <w:t>Introduction</w:t>
            </w:r>
            <w:r>
              <w:rPr>
                <w:webHidden/>
              </w:rPr>
              <w:tab/>
            </w:r>
            <w:r>
              <w:rPr>
                <w:webHidden/>
              </w:rPr>
              <w:fldChar w:fldCharType="begin"/>
            </w:r>
            <w:r>
              <w:rPr>
                <w:webHidden/>
              </w:rPr>
              <w:instrText xml:space="preserve"> PAGEREF _Toc192884104 \h </w:instrText>
            </w:r>
            <w:r>
              <w:rPr>
                <w:webHidden/>
              </w:rPr>
            </w:r>
            <w:r>
              <w:rPr>
                <w:webHidden/>
              </w:rPr>
              <w:fldChar w:fldCharType="separate"/>
            </w:r>
            <w:r>
              <w:rPr>
                <w:webHidden/>
              </w:rPr>
              <w:t>1</w:t>
            </w:r>
            <w:r>
              <w:rPr>
                <w:webHidden/>
              </w:rPr>
              <w:fldChar w:fldCharType="end"/>
            </w:r>
          </w:hyperlink>
        </w:p>
        <w:p w14:paraId="25193437" w14:textId="1E052F5C" w:rsidR="00E20245" w:rsidRDefault="00E20245">
          <w:pPr>
            <w:pStyle w:val="TOC2"/>
            <w:rPr>
              <w:rFonts w:asciiTheme="minorHAnsi" w:eastAsiaTheme="minorEastAsia" w:hAnsiTheme="minorHAnsi" w:cstheme="minorBidi"/>
              <w:kern w:val="2"/>
              <w:lang w:val="en-US"/>
              <w14:ligatures w14:val="standardContextual"/>
            </w:rPr>
          </w:pPr>
          <w:hyperlink w:anchor="_Toc192884105" w:history="1">
            <w:r w:rsidRPr="00C9459B">
              <w:rPr>
                <w:rStyle w:val="Hyperlink"/>
                <w:b/>
              </w:rPr>
              <w:t>1.2</w:t>
            </w:r>
            <w:r>
              <w:rPr>
                <w:rFonts w:asciiTheme="minorHAnsi" w:eastAsiaTheme="minorEastAsia" w:hAnsiTheme="minorHAnsi" w:cstheme="minorBidi"/>
                <w:kern w:val="2"/>
                <w:lang w:val="en-US"/>
                <w14:ligatures w14:val="standardContextual"/>
              </w:rPr>
              <w:tab/>
            </w:r>
            <w:r w:rsidRPr="00C9459B">
              <w:rPr>
                <w:rStyle w:val="Hyperlink"/>
                <w:b/>
              </w:rPr>
              <w:t>Existing System</w:t>
            </w:r>
            <w:r>
              <w:rPr>
                <w:webHidden/>
              </w:rPr>
              <w:tab/>
            </w:r>
            <w:r>
              <w:rPr>
                <w:webHidden/>
              </w:rPr>
              <w:fldChar w:fldCharType="begin"/>
            </w:r>
            <w:r>
              <w:rPr>
                <w:webHidden/>
              </w:rPr>
              <w:instrText xml:space="preserve"> PAGEREF _Toc192884105 \h </w:instrText>
            </w:r>
            <w:r>
              <w:rPr>
                <w:webHidden/>
              </w:rPr>
            </w:r>
            <w:r>
              <w:rPr>
                <w:webHidden/>
              </w:rPr>
              <w:fldChar w:fldCharType="separate"/>
            </w:r>
            <w:r>
              <w:rPr>
                <w:webHidden/>
              </w:rPr>
              <w:t>1</w:t>
            </w:r>
            <w:r>
              <w:rPr>
                <w:webHidden/>
              </w:rPr>
              <w:fldChar w:fldCharType="end"/>
            </w:r>
          </w:hyperlink>
        </w:p>
        <w:p w14:paraId="52F4EB56" w14:textId="16FB5FAB" w:rsidR="00E20245" w:rsidRDefault="00E20245">
          <w:pPr>
            <w:pStyle w:val="TOC2"/>
            <w:rPr>
              <w:rFonts w:asciiTheme="minorHAnsi" w:eastAsiaTheme="minorEastAsia" w:hAnsiTheme="minorHAnsi" w:cstheme="minorBidi"/>
              <w:kern w:val="2"/>
              <w:lang w:val="en-US"/>
              <w14:ligatures w14:val="standardContextual"/>
            </w:rPr>
          </w:pPr>
          <w:hyperlink w:anchor="_Toc192884106" w:history="1">
            <w:r w:rsidRPr="00C9459B">
              <w:rPr>
                <w:rStyle w:val="Hyperlink"/>
                <w:b/>
              </w:rPr>
              <w:t>1.3</w:t>
            </w:r>
            <w:r>
              <w:rPr>
                <w:rFonts w:asciiTheme="minorHAnsi" w:eastAsiaTheme="minorEastAsia" w:hAnsiTheme="minorHAnsi" w:cstheme="minorBidi"/>
                <w:kern w:val="2"/>
                <w:lang w:val="en-US"/>
                <w14:ligatures w14:val="standardContextual"/>
              </w:rPr>
              <w:tab/>
            </w:r>
            <w:r w:rsidRPr="00C9459B">
              <w:rPr>
                <w:rStyle w:val="Hyperlink"/>
                <w:b/>
              </w:rPr>
              <w:t>Literature Review</w:t>
            </w:r>
            <w:r>
              <w:rPr>
                <w:webHidden/>
              </w:rPr>
              <w:tab/>
            </w:r>
            <w:r>
              <w:rPr>
                <w:webHidden/>
              </w:rPr>
              <w:fldChar w:fldCharType="begin"/>
            </w:r>
            <w:r>
              <w:rPr>
                <w:webHidden/>
              </w:rPr>
              <w:instrText xml:space="preserve"> PAGEREF _Toc192884106 \h </w:instrText>
            </w:r>
            <w:r>
              <w:rPr>
                <w:webHidden/>
              </w:rPr>
            </w:r>
            <w:r>
              <w:rPr>
                <w:webHidden/>
              </w:rPr>
              <w:fldChar w:fldCharType="separate"/>
            </w:r>
            <w:r>
              <w:rPr>
                <w:webHidden/>
              </w:rPr>
              <w:t>3</w:t>
            </w:r>
            <w:r>
              <w:rPr>
                <w:webHidden/>
              </w:rPr>
              <w:fldChar w:fldCharType="end"/>
            </w:r>
          </w:hyperlink>
        </w:p>
        <w:p w14:paraId="18F5156A" w14:textId="4D97F0E4" w:rsidR="00E20245" w:rsidRDefault="00E20245">
          <w:pPr>
            <w:pStyle w:val="TOC2"/>
            <w:rPr>
              <w:rFonts w:asciiTheme="minorHAnsi" w:eastAsiaTheme="minorEastAsia" w:hAnsiTheme="minorHAnsi" w:cstheme="minorBidi"/>
              <w:kern w:val="2"/>
              <w:lang w:val="en-US"/>
              <w14:ligatures w14:val="standardContextual"/>
            </w:rPr>
          </w:pPr>
          <w:hyperlink w:anchor="_Toc192884107" w:history="1">
            <w:r w:rsidRPr="00C9459B">
              <w:rPr>
                <w:rStyle w:val="Hyperlink"/>
                <w:b/>
              </w:rPr>
              <w:t>1.4</w:t>
            </w:r>
            <w:r>
              <w:rPr>
                <w:rFonts w:asciiTheme="minorHAnsi" w:eastAsiaTheme="minorEastAsia" w:hAnsiTheme="minorHAnsi" w:cstheme="minorBidi"/>
                <w:kern w:val="2"/>
                <w:lang w:val="en-US"/>
                <w14:ligatures w14:val="standardContextual"/>
              </w:rPr>
              <w:tab/>
            </w:r>
            <w:r w:rsidRPr="00C9459B">
              <w:rPr>
                <w:rStyle w:val="Hyperlink"/>
                <w:b/>
              </w:rPr>
              <w:t>Problem Definition</w:t>
            </w:r>
            <w:r>
              <w:rPr>
                <w:webHidden/>
              </w:rPr>
              <w:tab/>
            </w:r>
            <w:r>
              <w:rPr>
                <w:webHidden/>
              </w:rPr>
              <w:fldChar w:fldCharType="begin"/>
            </w:r>
            <w:r>
              <w:rPr>
                <w:webHidden/>
              </w:rPr>
              <w:instrText xml:space="preserve"> PAGEREF _Toc192884107 \h </w:instrText>
            </w:r>
            <w:r>
              <w:rPr>
                <w:webHidden/>
              </w:rPr>
            </w:r>
            <w:r>
              <w:rPr>
                <w:webHidden/>
              </w:rPr>
              <w:fldChar w:fldCharType="separate"/>
            </w:r>
            <w:r>
              <w:rPr>
                <w:webHidden/>
              </w:rPr>
              <w:t>4</w:t>
            </w:r>
            <w:r>
              <w:rPr>
                <w:webHidden/>
              </w:rPr>
              <w:fldChar w:fldCharType="end"/>
            </w:r>
          </w:hyperlink>
        </w:p>
        <w:p w14:paraId="0D434ED0" w14:textId="55CB858B" w:rsidR="00E20245" w:rsidRDefault="00E20245">
          <w:pPr>
            <w:pStyle w:val="TOC2"/>
            <w:rPr>
              <w:rFonts w:asciiTheme="minorHAnsi" w:eastAsiaTheme="minorEastAsia" w:hAnsiTheme="minorHAnsi" w:cstheme="minorBidi"/>
              <w:kern w:val="2"/>
              <w:lang w:val="en-US"/>
              <w14:ligatures w14:val="standardContextual"/>
            </w:rPr>
          </w:pPr>
          <w:hyperlink w:anchor="_Toc192884108" w:history="1">
            <w:r w:rsidRPr="00C9459B">
              <w:rPr>
                <w:rStyle w:val="Hyperlink"/>
                <w:b/>
                <w:lang w:val="en-US"/>
              </w:rPr>
              <w:t>1.5</w:t>
            </w:r>
            <w:r>
              <w:rPr>
                <w:rFonts w:asciiTheme="minorHAnsi" w:eastAsiaTheme="minorEastAsia" w:hAnsiTheme="minorHAnsi" w:cstheme="minorBidi"/>
                <w:kern w:val="2"/>
                <w:lang w:val="en-US"/>
                <w14:ligatures w14:val="standardContextual"/>
              </w:rPr>
              <w:tab/>
            </w:r>
            <w:r w:rsidRPr="00C9459B">
              <w:rPr>
                <w:rStyle w:val="Hyperlink"/>
                <w:b/>
                <w:lang w:val="en-US"/>
              </w:rPr>
              <w:t>Concept Diagram</w:t>
            </w:r>
            <w:r>
              <w:rPr>
                <w:webHidden/>
              </w:rPr>
              <w:tab/>
            </w:r>
            <w:r>
              <w:rPr>
                <w:webHidden/>
              </w:rPr>
              <w:fldChar w:fldCharType="begin"/>
            </w:r>
            <w:r>
              <w:rPr>
                <w:webHidden/>
              </w:rPr>
              <w:instrText xml:space="preserve"> PAGEREF _Toc192884108 \h </w:instrText>
            </w:r>
            <w:r>
              <w:rPr>
                <w:webHidden/>
              </w:rPr>
            </w:r>
            <w:r>
              <w:rPr>
                <w:webHidden/>
              </w:rPr>
              <w:fldChar w:fldCharType="separate"/>
            </w:r>
            <w:r>
              <w:rPr>
                <w:webHidden/>
              </w:rPr>
              <w:t>5</w:t>
            </w:r>
            <w:r>
              <w:rPr>
                <w:webHidden/>
              </w:rPr>
              <w:fldChar w:fldCharType="end"/>
            </w:r>
          </w:hyperlink>
        </w:p>
        <w:p w14:paraId="6A334A17" w14:textId="3E284576" w:rsidR="00E20245" w:rsidRDefault="00E20245">
          <w:pPr>
            <w:pStyle w:val="TOC2"/>
            <w:rPr>
              <w:rFonts w:asciiTheme="minorHAnsi" w:eastAsiaTheme="minorEastAsia" w:hAnsiTheme="minorHAnsi" w:cstheme="minorBidi"/>
              <w:kern w:val="2"/>
              <w:lang w:val="en-US"/>
              <w14:ligatures w14:val="standardContextual"/>
            </w:rPr>
          </w:pPr>
          <w:hyperlink w:anchor="_Toc192884109" w:history="1">
            <w:r w:rsidRPr="00C9459B">
              <w:rPr>
                <w:rStyle w:val="Hyperlink"/>
                <w:b/>
              </w:rPr>
              <w:t>1.6</w:t>
            </w:r>
            <w:r>
              <w:rPr>
                <w:rFonts w:asciiTheme="minorHAnsi" w:eastAsiaTheme="minorEastAsia" w:hAnsiTheme="minorHAnsi" w:cstheme="minorBidi"/>
                <w:kern w:val="2"/>
                <w:lang w:val="en-US"/>
                <w14:ligatures w14:val="standardContextual"/>
              </w:rPr>
              <w:tab/>
            </w:r>
            <w:r w:rsidRPr="00C9459B">
              <w:rPr>
                <w:rStyle w:val="Hyperlink"/>
                <w:b/>
              </w:rPr>
              <w:t>User Needs</w:t>
            </w:r>
            <w:r>
              <w:rPr>
                <w:webHidden/>
              </w:rPr>
              <w:tab/>
            </w:r>
            <w:r>
              <w:rPr>
                <w:webHidden/>
              </w:rPr>
              <w:fldChar w:fldCharType="begin"/>
            </w:r>
            <w:r>
              <w:rPr>
                <w:webHidden/>
              </w:rPr>
              <w:instrText xml:space="preserve"> PAGEREF _Toc192884109 \h </w:instrText>
            </w:r>
            <w:r>
              <w:rPr>
                <w:webHidden/>
              </w:rPr>
            </w:r>
            <w:r>
              <w:rPr>
                <w:webHidden/>
              </w:rPr>
              <w:fldChar w:fldCharType="separate"/>
            </w:r>
            <w:r>
              <w:rPr>
                <w:webHidden/>
              </w:rPr>
              <w:t>5</w:t>
            </w:r>
            <w:r>
              <w:rPr>
                <w:webHidden/>
              </w:rPr>
              <w:fldChar w:fldCharType="end"/>
            </w:r>
          </w:hyperlink>
        </w:p>
        <w:p w14:paraId="4CAE4DF7" w14:textId="733A2FAD" w:rsidR="00E20245" w:rsidRDefault="00E20245">
          <w:pPr>
            <w:pStyle w:val="TOC1"/>
            <w:rPr>
              <w:rFonts w:asciiTheme="minorHAnsi" w:eastAsiaTheme="minorEastAsia" w:hAnsiTheme="minorHAnsi" w:cstheme="minorBidi"/>
              <w:b w:val="0"/>
              <w:bCs w:val="0"/>
              <w:spacing w:val="0"/>
              <w:kern w:val="2"/>
              <w:lang w:val="en-US"/>
              <w14:ligatures w14:val="standardContextual"/>
            </w:rPr>
          </w:pPr>
          <w:hyperlink w:anchor="_Toc192884110" w:history="1">
            <w:r w:rsidRPr="00C9459B">
              <w:rPr>
                <w:rStyle w:val="Hyperlink"/>
              </w:rPr>
              <w:t>2.</w:t>
            </w:r>
            <w:r>
              <w:rPr>
                <w:rFonts w:asciiTheme="minorHAnsi" w:eastAsiaTheme="minorEastAsia" w:hAnsiTheme="minorHAnsi" w:cstheme="minorBidi"/>
                <w:b w:val="0"/>
                <w:bCs w:val="0"/>
                <w:spacing w:val="0"/>
                <w:kern w:val="2"/>
                <w:lang w:val="en-US"/>
                <w14:ligatures w14:val="standardContextual"/>
              </w:rPr>
              <w:tab/>
            </w:r>
            <w:r w:rsidRPr="00C9459B">
              <w:rPr>
                <w:rStyle w:val="Hyperlink"/>
              </w:rPr>
              <w:t>Introduction to Proposed System</w:t>
            </w:r>
            <w:r>
              <w:rPr>
                <w:webHidden/>
              </w:rPr>
              <w:tab/>
            </w:r>
            <w:r>
              <w:rPr>
                <w:webHidden/>
              </w:rPr>
              <w:fldChar w:fldCharType="begin"/>
            </w:r>
            <w:r>
              <w:rPr>
                <w:webHidden/>
              </w:rPr>
              <w:instrText xml:space="preserve"> PAGEREF _Toc192884110 \h </w:instrText>
            </w:r>
            <w:r>
              <w:rPr>
                <w:webHidden/>
              </w:rPr>
            </w:r>
            <w:r>
              <w:rPr>
                <w:webHidden/>
              </w:rPr>
              <w:fldChar w:fldCharType="separate"/>
            </w:r>
            <w:r>
              <w:rPr>
                <w:webHidden/>
              </w:rPr>
              <w:t>7</w:t>
            </w:r>
            <w:r>
              <w:rPr>
                <w:webHidden/>
              </w:rPr>
              <w:fldChar w:fldCharType="end"/>
            </w:r>
          </w:hyperlink>
        </w:p>
        <w:p w14:paraId="55F1CF00" w14:textId="3529BC33" w:rsidR="00E20245" w:rsidRDefault="00E20245">
          <w:pPr>
            <w:pStyle w:val="TOC2"/>
            <w:rPr>
              <w:rFonts w:asciiTheme="minorHAnsi" w:eastAsiaTheme="minorEastAsia" w:hAnsiTheme="minorHAnsi" w:cstheme="minorBidi"/>
              <w:kern w:val="2"/>
              <w:lang w:val="en-US"/>
              <w14:ligatures w14:val="standardContextual"/>
            </w:rPr>
          </w:pPr>
          <w:hyperlink w:anchor="_Toc192884111" w:history="1">
            <w:r w:rsidRPr="00C9459B">
              <w:rPr>
                <w:rStyle w:val="Hyperlink"/>
                <w:b/>
              </w:rPr>
              <w:t>2.1.</w:t>
            </w:r>
            <w:r>
              <w:rPr>
                <w:rFonts w:asciiTheme="minorHAnsi" w:eastAsiaTheme="minorEastAsia" w:hAnsiTheme="minorHAnsi" w:cstheme="minorBidi"/>
                <w:kern w:val="2"/>
                <w:lang w:val="en-US"/>
                <w14:ligatures w14:val="standardContextual"/>
              </w:rPr>
              <w:tab/>
            </w:r>
            <w:r w:rsidRPr="00C9459B">
              <w:rPr>
                <w:rStyle w:val="Hyperlink"/>
                <w:b/>
              </w:rPr>
              <w:t>Introduction</w:t>
            </w:r>
            <w:r>
              <w:rPr>
                <w:webHidden/>
              </w:rPr>
              <w:tab/>
            </w:r>
            <w:r>
              <w:rPr>
                <w:webHidden/>
              </w:rPr>
              <w:fldChar w:fldCharType="begin"/>
            </w:r>
            <w:r>
              <w:rPr>
                <w:webHidden/>
              </w:rPr>
              <w:instrText xml:space="preserve"> PAGEREF _Toc192884111 \h </w:instrText>
            </w:r>
            <w:r>
              <w:rPr>
                <w:webHidden/>
              </w:rPr>
            </w:r>
            <w:r>
              <w:rPr>
                <w:webHidden/>
              </w:rPr>
              <w:fldChar w:fldCharType="separate"/>
            </w:r>
            <w:r>
              <w:rPr>
                <w:webHidden/>
              </w:rPr>
              <w:t>7</w:t>
            </w:r>
            <w:r>
              <w:rPr>
                <w:webHidden/>
              </w:rPr>
              <w:fldChar w:fldCharType="end"/>
            </w:r>
          </w:hyperlink>
        </w:p>
        <w:p w14:paraId="389F1DC6" w14:textId="4E131EE3" w:rsidR="00E20245" w:rsidRDefault="00E20245">
          <w:pPr>
            <w:pStyle w:val="TOC2"/>
            <w:rPr>
              <w:rFonts w:asciiTheme="minorHAnsi" w:eastAsiaTheme="minorEastAsia" w:hAnsiTheme="minorHAnsi" w:cstheme="minorBidi"/>
              <w:kern w:val="2"/>
              <w:lang w:val="en-US"/>
              <w14:ligatures w14:val="standardContextual"/>
            </w:rPr>
          </w:pPr>
          <w:hyperlink w:anchor="_Toc192884112" w:history="1">
            <w:r w:rsidRPr="00C9459B">
              <w:rPr>
                <w:rStyle w:val="Hyperlink"/>
                <w:b/>
                <w:lang w:val="en-US"/>
              </w:rPr>
              <w:t>2.2.</w:t>
            </w:r>
            <w:r>
              <w:rPr>
                <w:rFonts w:asciiTheme="minorHAnsi" w:eastAsiaTheme="minorEastAsia" w:hAnsiTheme="minorHAnsi" w:cstheme="minorBidi"/>
                <w:kern w:val="2"/>
                <w:lang w:val="en-US"/>
                <w14:ligatures w14:val="standardContextual"/>
              </w:rPr>
              <w:tab/>
            </w:r>
            <w:r w:rsidRPr="00C9459B">
              <w:rPr>
                <w:rStyle w:val="Hyperlink"/>
                <w:b/>
                <w:lang w:val="en-US"/>
              </w:rPr>
              <w:t>Project Background or Overview</w:t>
            </w:r>
            <w:r>
              <w:rPr>
                <w:webHidden/>
              </w:rPr>
              <w:tab/>
            </w:r>
            <w:r>
              <w:rPr>
                <w:webHidden/>
              </w:rPr>
              <w:fldChar w:fldCharType="begin"/>
            </w:r>
            <w:r>
              <w:rPr>
                <w:webHidden/>
              </w:rPr>
              <w:instrText xml:space="preserve"> PAGEREF _Toc192884112 \h </w:instrText>
            </w:r>
            <w:r>
              <w:rPr>
                <w:webHidden/>
              </w:rPr>
            </w:r>
            <w:r>
              <w:rPr>
                <w:webHidden/>
              </w:rPr>
              <w:fldChar w:fldCharType="separate"/>
            </w:r>
            <w:r>
              <w:rPr>
                <w:webHidden/>
              </w:rPr>
              <w:t>7</w:t>
            </w:r>
            <w:r>
              <w:rPr>
                <w:webHidden/>
              </w:rPr>
              <w:fldChar w:fldCharType="end"/>
            </w:r>
          </w:hyperlink>
        </w:p>
        <w:p w14:paraId="4B46088D" w14:textId="0CC9E82B" w:rsidR="00E20245" w:rsidRDefault="00E20245">
          <w:pPr>
            <w:pStyle w:val="TOC2"/>
            <w:rPr>
              <w:rFonts w:asciiTheme="minorHAnsi" w:eastAsiaTheme="minorEastAsia" w:hAnsiTheme="minorHAnsi" w:cstheme="minorBidi"/>
              <w:kern w:val="2"/>
              <w:lang w:val="en-US"/>
              <w14:ligatures w14:val="standardContextual"/>
            </w:rPr>
          </w:pPr>
          <w:hyperlink w:anchor="_Toc192884113" w:history="1">
            <w:r w:rsidRPr="00C9459B">
              <w:rPr>
                <w:rStyle w:val="Hyperlink"/>
                <w:b/>
              </w:rPr>
              <w:t>2.3.</w:t>
            </w:r>
            <w:r>
              <w:rPr>
                <w:rFonts w:asciiTheme="minorHAnsi" w:eastAsiaTheme="minorEastAsia" w:hAnsiTheme="minorHAnsi" w:cstheme="minorBidi"/>
                <w:kern w:val="2"/>
                <w:lang w:val="en-US"/>
                <w14:ligatures w14:val="standardContextual"/>
              </w:rPr>
              <w:tab/>
            </w:r>
            <w:r w:rsidRPr="00C9459B">
              <w:rPr>
                <w:rStyle w:val="Hyperlink"/>
                <w:b/>
              </w:rPr>
              <w:t>Problem Description</w:t>
            </w:r>
            <w:r>
              <w:rPr>
                <w:webHidden/>
              </w:rPr>
              <w:tab/>
            </w:r>
            <w:r>
              <w:rPr>
                <w:webHidden/>
              </w:rPr>
              <w:fldChar w:fldCharType="begin"/>
            </w:r>
            <w:r>
              <w:rPr>
                <w:webHidden/>
              </w:rPr>
              <w:instrText xml:space="preserve"> PAGEREF _Toc192884113 \h </w:instrText>
            </w:r>
            <w:r>
              <w:rPr>
                <w:webHidden/>
              </w:rPr>
            </w:r>
            <w:r>
              <w:rPr>
                <w:webHidden/>
              </w:rPr>
              <w:fldChar w:fldCharType="separate"/>
            </w:r>
            <w:r>
              <w:rPr>
                <w:webHidden/>
              </w:rPr>
              <w:t>8</w:t>
            </w:r>
            <w:r>
              <w:rPr>
                <w:webHidden/>
              </w:rPr>
              <w:fldChar w:fldCharType="end"/>
            </w:r>
          </w:hyperlink>
        </w:p>
        <w:p w14:paraId="58C2D7F9" w14:textId="549CC1B3" w:rsidR="00E20245" w:rsidRDefault="00E20245">
          <w:pPr>
            <w:pStyle w:val="TOC2"/>
            <w:rPr>
              <w:rFonts w:asciiTheme="minorHAnsi" w:eastAsiaTheme="minorEastAsia" w:hAnsiTheme="minorHAnsi" w:cstheme="minorBidi"/>
              <w:kern w:val="2"/>
              <w:lang w:val="en-US"/>
              <w14:ligatures w14:val="standardContextual"/>
            </w:rPr>
          </w:pPr>
          <w:hyperlink w:anchor="_Toc192884114" w:history="1">
            <w:r w:rsidRPr="00C9459B">
              <w:rPr>
                <w:rStyle w:val="Hyperlink"/>
                <w:b/>
              </w:rPr>
              <w:t>2.4.</w:t>
            </w:r>
            <w:r>
              <w:rPr>
                <w:rFonts w:asciiTheme="minorHAnsi" w:eastAsiaTheme="minorEastAsia" w:hAnsiTheme="minorHAnsi" w:cstheme="minorBidi"/>
                <w:kern w:val="2"/>
                <w:lang w:val="en-US"/>
                <w14:ligatures w14:val="standardContextual"/>
              </w:rPr>
              <w:tab/>
            </w:r>
            <w:r w:rsidRPr="00C9459B">
              <w:rPr>
                <w:rStyle w:val="Hyperlink"/>
                <w:b/>
                <w:lang w:val="en-US"/>
              </w:rPr>
              <w:t xml:space="preserve">Project </w:t>
            </w:r>
            <w:r w:rsidRPr="00C9459B">
              <w:rPr>
                <w:rStyle w:val="Hyperlink"/>
                <w:b/>
              </w:rPr>
              <w:t>Objectives</w:t>
            </w:r>
            <w:r>
              <w:rPr>
                <w:webHidden/>
              </w:rPr>
              <w:tab/>
            </w:r>
            <w:r>
              <w:rPr>
                <w:webHidden/>
              </w:rPr>
              <w:fldChar w:fldCharType="begin"/>
            </w:r>
            <w:r>
              <w:rPr>
                <w:webHidden/>
              </w:rPr>
              <w:instrText xml:space="preserve"> PAGEREF _Toc192884114 \h </w:instrText>
            </w:r>
            <w:r>
              <w:rPr>
                <w:webHidden/>
              </w:rPr>
            </w:r>
            <w:r>
              <w:rPr>
                <w:webHidden/>
              </w:rPr>
              <w:fldChar w:fldCharType="separate"/>
            </w:r>
            <w:r>
              <w:rPr>
                <w:webHidden/>
              </w:rPr>
              <w:t>8</w:t>
            </w:r>
            <w:r>
              <w:rPr>
                <w:webHidden/>
              </w:rPr>
              <w:fldChar w:fldCharType="end"/>
            </w:r>
          </w:hyperlink>
        </w:p>
        <w:p w14:paraId="45E441A0" w14:textId="27A622F9" w:rsidR="00E20245" w:rsidRDefault="00E20245">
          <w:pPr>
            <w:pStyle w:val="TOC2"/>
            <w:rPr>
              <w:rFonts w:asciiTheme="minorHAnsi" w:eastAsiaTheme="minorEastAsia" w:hAnsiTheme="minorHAnsi" w:cstheme="minorBidi"/>
              <w:kern w:val="2"/>
              <w:lang w:val="en-US"/>
              <w14:ligatures w14:val="standardContextual"/>
            </w:rPr>
          </w:pPr>
          <w:hyperlink w:anchor="_Toc192884115" w:history="1">
            <w:r w:rsidRPr="00C9459B">
              <w:rPr>
                <w:rStyle w:val="Hyperlink"/>
                <w:b/>
              </w:rPr>
              <w:t>2.5.</w:t>
            </w:r>
            <w:r>
              <w:rPr>
                <w:rFonts w:asciiTheme="minorHAnsi" w:eastAsiaTheme="minorEastAsia" w:hAnsiTheme="minorHAnsi" w:cstheme="minorBidi"/>
                <w:kern w:val="2"/>
                <w:lang w:val="en-US"/>
                <w14:ligatures w14:val="standardContextual"/>
              </w:rPr>
              <w:tab/>
            </w:r>
            <w:r w:rsidRPr="00C9459B">
              <w:rPr>
                <w:rStyle w:val="Hyperlink"/>
                <w:b/>
              </w:rPr>
              <w:t>Scope</w:t>
            </w:r>
            <w:r>
              <w:rPr>
                <w:webHidden/>
              </w:rPr>
              <w:tab/>
            </w:r>
            <w:r>
              <w:rPr>
                <w:webHidden/>
              </w:rPr>
              <w:fldChar w:fldCharType="begin"/>
            </w:r>
            <w:r>
              <w:rPr>
                <w:webHidden/>
              </w:rPr>
              <w:instrText xml:space="preserve"> PAGEREF _Toc192884115 \h </w:instrText>
            </w:r>
            <w:r>
              <w:rPr>
                <w:webHidden/>
              </w:rPr>
            </w:r>
            <w:r>
              <w:rPr>
                <w:webHidden/>
              </w:rPr>
              <w:fldChar w:fldCharType="separate"/>
            </w:r>
            <w:r>
              <w:rPr>
                <w:webHidden/>
              </w:rPr>
              <w:t>9</w:t>
            </w:r>
            <w:r>
              <w:rPr>
                <w:webHidden/>
              </w:rPr>
              <w:fldChar w:fldCharType="end"/>
            </w:r>
          </w:hyperlink>
        </w:p>
        <w:p w14:paraId="60B66C9E" w14:textId="76AD0766" w:rsidR="00E20245" w:rsidRDefault="00E20245">
          <w:pPr>
            <w:pStyle w:val="TOC2"/>
            <w:rPr>
              <w:rFonts w:asciiTheme="minorHAnsi" w:eastAsiaTheme="minorEastAsia" w:hAnsiTheme="minorHAnsi" w:cstheme="minorBidi"/>
              <w:kern w:val="2"/>
              <w:lang w:val="en-US"/>
              <w14:ligatures w14:val="standardContextual"/>
            </w:rPr>
          </w:pPr>
          <w:hyperlink w:anchor="_Toc192884116" w:history="1">
            <w:r w:rsidRPr="00C9459B">
              <w:rPr>
                <w:rStyle w:val="Hyperlink"/>
                <w:b/>
              </w:rPr>
              <w:t>2.6.</w:t>
            </w:r>
            <w:r>
              <w:rPr>
                <w:rFonts w:asciiTheme="minorHAnsi" w:eastAsiaTheme="minorEastAsia" w:hAnsiTheme="minorHAnsi" w:cstheme="minorBidi"/>
                <w:kern w:val="2"/>
                <w:lang w:val="en-US"/>
                <w14:ligatures w14:val="standardContextual"/>
              </w:rPr>
              <w:tab/>
            </w:r>
            <w:r w:rsidRPr="00C9459B">
              <w:rPr>
                <w:rStyle w:val="Hyperlink"/>
                <w:b/>
                <w:lang w:val="en-US"/>
              </w:rPr>
              <w:t xml:space="preserve">Project </w:t>
            </w:r>
            <w:r w:rsidRPr="00C9459B">
              <w:rPr>
                <w:rStyle w:val="Hyperlink"/>
                <w:b/>
              </w:rPr>
              <w:t>Features</w:t>
            </w:r>
            <w:r>
              <w:rPr>
                <w:webHidden/>
              </w:rPr>
              <w:tab/>
            </w:r>
            <w:r>
              <w:rPr>
                <w:webHidden/>
              </w:rPr>
              <w:fldChar w:fldCharType="begin"/>
            </w:r>
            <w:r>
              <w:rPr>
                <w:webHidden/>
              </w:rPr>
              <w:instrText xml:space="preserve"> PAGEREF _Toc192884116 \h </w:instrText>
            </w:r>
            <w:r>
              <w:rPr>
                <w:webHidden/>
              </w:rPr>
            </w:r>
            <w:r>
              <w:rPr>
                <w:webHidden/>
              </w:rPr>
              <w:fldChar w:fldCharType="separate"/>
            </w:r>
            <w:r>
              <w:rPr>
                <w:webHidden/>
              </w:rPr>
              <w:t>9</w:t>
            </w:r>
            <w:r>
              <w:rPr>
                <w:webHidden/>
              </w:rPr>
              <w:fldChar w:fldCharType="end"/>
            </w:r>
          </w:hyperlink>
        </w:p>
        <w:p w14:paraId="5171CCE7" w14:textId="0A05F3D1" w:rsidR="00E20245" w:rsidRDefault="00E20245">
          <w:pPr>
            <w:pStyle w:val="TOC2"/>
            <w:rPr>
              <w:rFonts w:asciiTheme="minorHAnsi" w:eastAsiaTheme="minorEastAsia" w:hAnsiTheme="minorHAnsi" w:cstheme="minorBidi"/>
              <w:kern w:val="2"/>
              <w:lang w:val="en-US"/>
              <w14:ligatures w14:val="standardContextual"/>
            </w:rPr>
          </w:pPr>
          <w:hyperlink w:anchor="_Toc192884117" w:history="1">
            <w:r w:rsidRPr="00C9459B">
              <w:rPr>
                <w:rStyle w:val="Hyperlink"/>
                <w:b/>
              </w:rPr>
              <w:t>2.7.</w:t>
            </w:r>
            <w:r>
              <w:rPr>
                <w:rFonts w:asciiTheme="minorHAnsi" w:eastAsiaTheme="minorEastAsia" w:hAnsiTheme="minorHAnsi" w:cstheme="minorBidi"/>
                <w:kern w:val="2"/>
                <w:lang w:val="en-US"/>
                <w14:ligatures w14:val="standardContextual"/>
              </w:rPr>
              <w:tab/>
            </w:r>
            <w:r w:rsidRPr="00C9459B">
              <w:rPr>
                <w:rStyle w:val="Hyperlink"/>
                <w:b/>
                <w:lang w:val="en-US"/>
              </w:rPr>
              <w:t>DFD level 0</w:t>
            </w:r>
            <w:r>
              <w:rPr>
                <w:webHidden/>
              </w:rPr>
              <w:tab/>
            </w:r>
            <w:r>
              <w:rPr>
                <w:webHidden/>
              </w:rPr>
              <w:fldChar w:fldCharType="begin"/>
            </w:r>
            <w:r>
              <w:rPr>
                <w:webHidden/>
              </w:rPr>
              <w:instrText xml:space="preserve"> PAGEREF _Toc192884117 \h </w:instrText>
            </w:r>
            <w:r>
              <w:rPr>
                <w:webHidden/>
              </w:rPr>
            </w:r>
            <w:r>
              <w:rPr>
                <w:webHidden/>
              </w:rPr>
              <w:fldChar w:fldCharType="separate"/>
            </w:r>
            <w:r>
              <w:rPr>
                <w:webHidden/>
              </w:rPr>
              <w:t>10</w:t>
            </w:r>
            <w:r>
              <w:rPr>
                <w:webHidden/>
              </w:rPr>
              <w:fldChar w:fldCharType="end"/>
            </w:r>
          </w:hyperlink>
        </w:p>
        <w:p w14:paraId="15CE9C27" w14:textId="0C3E39F8" w:rsidR="00E20245" w:rsidRDefault="00E20245">
          <w:pPr>
            <w:pStyle w:val="TOC1"/>
            <w:rPr>
              <w:rFonts w:asciiTheme="minorHAnsi" w:eastAsiaTheme="minorEastAsia" w:hAnsiTheme="minorHAnsi" w:cstheme="minorBidi"/>
              <w:b w:val="0"/>
              <w:bCs w:val="0"/>
              <w:spacing w:val="0"/>
              <w:kern w:val="2"/>
              <w:lang w:val="en-US"/>
              <w14:ligatures w14:val="standardContextual"/>
            </w:rPr>
          </w:pPr>
          <w:hyperlink w:anchor="_Toc192884118" w:history="1">
            <w:r w:rsidRPr="00C9459B">
              <w:rPr>
                <w:rStyle w:val="Hyperlink"/>
                <w:i/>
              </w:rPr>
              <w:t>3.</w:t>
            </w:r>
            <w:r>
              <w:rPr>
                <w:rFonts w:asciiTheme="minorHAnsi" w:eastAsiaTheme="minorEastAsia" w:hAnsiTheme="minorHAnsi" w:cstheme="minorBidi"/>
                <w:b w:val="0"/>
                <w:bCs w:val="0"/>
                <w:spacing w:val="0"/>
                <w:kern w:val="2"/>
                <w:lang w:val="en-US"/>
                <w14:ligatures w14:val="standardContextual"/>
              </w:rPr>
              <w:tab/>
            </w:r>
            <w:r w:rsidRPr="00C9459B">
              <w:rPr>
                <w:rStyle w:val="Hyperlink"/>
              </w:rPr>
              <w:t>Requirements Specification</w:t>
            </w:r>
            <w:r>
              <w:rPr>
                <w:webHidden/>
              </w:rPr>
              <w:tab/>
            </w:r>
            <w:r>
              <w:rPr>
                <w:webHidden/>
              </w:rPr>
              <w:fldChar w:fldCharType="begin"/>
            </w:r>
            <w:r>
              <w:rPr>
                <w:webHidden/>
              </w:rPr>
              <w:instrText xml:space="preserve"> PAGEREF _Toc192884118 \h </w:instrText>
            </w:r>
            <w:r>
              <w:rPr>
                <w:webHidden/>
              </w:rPr>
            </w:r>
            <w:r>
              <w:rPr>
                <w:webHidden/>
              </w:rPr>
              <w:fldChar w:fldCharType="separate"/>
            </w:r>
            <w:r>
              <w:rPr>
                <w:webHidden/>
              </w:rPr>
              <w:t>11</w:t>
            </w:r>
            <w:r>
              <w:rPr>
                <w:webHidden/>
              </w:rPr>
              <w:fldChar w:fldCharType="end"/>
            </w:r>
          </w:hyperlink>
        </w:p>
        <w:p w14:paraId="32493CAA" w14:textId="43DF888F" w:rsidR="00E20245" w:rsidRDefault="00E20245">
          <w:pPr>
            <w:pStyle w:val="TOC2"/>
            <w:rPr>
              <w:rFonts w:asciiTheme="minorHAnsi" w:eastAsiaTheme="minorEastAsia" w:hAnsiTheme="minorHAnsi" w:cstheme="minorBidi"/>
              <w:kern w:val="2"/>
              <w:lang w:val="en-US"/>
              <w14:ligatures w14:val="standardContextual"/>
            </w:rPr>
          </w:pPr>
          <w:hyperlink w:anchor="_Toc192884121" w:history="1">
            <w:r w:rsidRPr="00C9459B">
              <w:rPr>
                <w:rStyle w:val="Hyperlink"/>
                <w:b/>
              </w:rPr>
              <w:t>3.1.</w:t>
            </w:r>
            <w:r>
              <w:rPr>
                <w:rFonts w:asciiTheme="minorHAnsi" w:eastAsiaTheme="minorEastAsia" w:hAnsiTheme="minorHAnsi" w:cstheme="minorBidi"/>
                <w:kern w:val="2"/>
                <w:lang w:val="en-US"/>
                <w14:ligatures w14:val="standardContextual"/>
              </w:rPr>
              <w:tab/>
            </w:r>
            <w:r w:rsidRPr="00C9459B">
              <w:rPr>
                <w:rStyle w:val="Hyperlink"/>
                <w:b/>
              </w:rPr>
              <w:t>Introduction</w:t>
            </w:r>
            <w:r>
              <w:rPr>
                <w:webHidden/>
              </w:rPr>
              <w:tab/>
            </w:r>
            <w:r>
              <w:rPr>
                <w:webHidden/>
              </w:rPr>
              <w:fldChar w:fldCharType="begin"/>
            </w:r>
            <w:r>
              <w:rPr>
                <w:webHidden/>
              </w:rPr>
              <w:instrText xml:space="preserve"> PAGEREF _Toc192884121 \h </w:instrText>
            </w:r>
            <w:r>
              <w:rPr>
                <w:webHidden/>
              </w:rPr>
            </w:r>
            <w:r>
              <w:rPr>
                <w:webHidden/>
              </w:rPr>
              <w:fldChar w:fldCharType="separate"/>
            </w:r>
            <w:r>
              <w:rPr>
                <w:webHidden/>
              </w:rPr>
              <w:t>11</w:t>
            </w:r>
            <w:r>
              <w:rPr>
                <w:webHidden/>
              </w:rPr>
              <w:fldChar w:fldCharType="end"/>
            </w:r>
          </w:hyperlink>
        </w:p>
        <w:p w14:paraId="3EA91DF3" w14:textId="07C760D2" w:rsidR="00E20245" w:rsidRDefault="00E20245">
          <w:pPr>
            <w:pStyle w:val="TOC2"/>
            <w:rPr>
              <w:rFonts w:asciiTheme="minorHAnsi" w:eastAsiaTheme="minorEastAsia" w:hAnsiTheme="minorHAnsi" w:cstheme="minorBidi"/>
              <w:kern w:val="2"/>
              <w:lang w:val="en-US"/>
              <w14:ligatures w14:val="standardContextual"/>
            </w:rPr>
          </w:pPr>
          <w:hyperlink w:anchor="_Toc192884122" w:history="1">
            <w:r w:rsidRPr="00C9459B">
              <w:rPr>
                <w:rStyle w:val="Hyperlink"/>
                <w:b/>
              </w:rPr>
              <w:t>3.2.</w:t>
            </w:r>
            <w:r>
              <w:rPr>
                <w:rFonts w:asciiTheme="minorHAnsi" w:eastAsiaTheme="minorEastAsia" w:hAnsiTheme="minorHAnsi" w:cstheme="minorBidi"/>
                <w:kern w:val="2"/>
                <w:lang w:val="en-US"/>
                <w14:ligatures w14:val="standardContextual"/>
              </w:rPr>
              <w:tab/>
            </w:r>
            <w:r w:rsidRPr="00C9459B">
              <w:rPr>
                <w:rStyle w:val="Hyperlink"/>
                <w:b/>
              </w:rPr>
              <w:t>Functional Requirements</w:t>
            </w:r>
            <w:r>
              <w:rPr>
                <w:webHidden/>
              </w:rPr>
              <w:tab/>
            </w:r>
            <w:r>
              <w:rPr>
                <w:webHidden/>
              </w:rPr>
              <w:fldChar w:fldCharType="begin"/>
            </w:r>
            <w:r>
              <w:rPr>
                <w:webHidden/>
              </w:rPr>
              <w:instrText xml:space="preserve"> PAGEREF _Toc192884122 \h </w:instrText>
            </w:r>
            <w:r>
              <w:rPr>
                <w:webHidden/>
              </w:rPr>
            </w:r>
            <w:r>
              <w:rPr>
                <w:webHidden/>
              </w:rPr>
              <w:fldChar w:fldCharType="separate"/>
            </w:r>
            <w:r>
              <w:rPr>
                <w:webHidden/>
              </w:rPr>
              <w:t>11</w:t>
            </w:r>
            <w:r>
              <w:rPr>
                <w:webHidden/>
              </w:rPr>
              <w:fldChar w:fldCharType="end"/>
            </w:r>
          </w:hyperlink>
        </w:p>
        <w:p w14:paraId="78EEC519" w14:textId="372DE550" w:rsidR="00E20245" w:rsidRDefault="00E20245">
          <w:pPr>
            <w:pStyle w:val="TOC2"/>
            <w:rPr>
              <w:rFonts w:asciiTheme="minorHAnsi" w:eastAsiaTheme="minorEastAsia" w:hAnsiTheme="minorHAnsi" w:cstheme="minorBidi"/>
              <w:kern w:val="2"/>
              <w:lang w:val="en-US"/>
              <w14:ligatures w14:val="standardContextual"/>
            </w:rPr>
          </w:pPr>
          <w:hyperlink w:anchor="_Toc192884123" w:history="1">
            <w:r w:rsidRPr="00C9459B">
              <w:rPr>
                <w:rStyle w:val="Hyperlink"/>
                <w:b/>
              </w:rPr>
              <w:t>3.3.</w:t>
            </w:r>
            <w:r>
              <w:rPr>
                <w:rFonts w:asciiTheme="minorHAnsi" w:eastAsiaTheme="minorEastAsia" w:hAnsiTheme="minorHAnsi" w:cstheme="minorBidi"/>
                <w:kern w:val="2"/>
                <w:lang w:val="en-US"/>
                <w14:ligatures w14:val="standardContextual"/>
              </w:rPr>
              <w:tab/>
            </w:r>
            <w:r w:rsidRPr="00C9459B">
              <w:rPr>
                <w:rStyle w:val="Hyperlink"/>
                <w:b/>
                <w:bCs/>
              </w:rPr>
              <w:t>Flow model</w:t>
            </w:r>
            <w:r>
              <w:rPr>
                <w:webHidden/>
              </w:rPr>
              <w:tab/>
            </w:r>
            <w:r>
              <w:rPr>
                <w:webHidden/>
              </w:rPr>
              <w:fldChar w:fldCharType="begin"/>
            </w:r>
            <w:r>
              <w:rPr>
                <w:webHidden/>
              </w:rPr>
              <w:instrText xml:space="preserve"> PAGEREF _Toc192884123 \h </w:instrText>
            </w:r>
            <w:r>
              <w:rPr>
                <w:webHidden/>
              </w:rPr>
            </w:r>
            <w:r>
              <w:rPr>
                <w:webHidden/>
              </w:rPr>
              <w:fldChar w:fldCharType="separate"/>
            </w:r>
            <w:r>
              <w:rPr>
                <w:webHidden/>
              </w:rPr>
              <w:t>11</w:t>
            </w:r>
            <w:r>
              <w:rPr>
                <w:webHidden/>
              </w:rPr>
              <w:fldChar w:fldCharType="end"/>
            </w:r>
          </w:hyperlink>
        </w:p>
        <w:p w14:paraId="7B0C3768" w14:textId="48A63516" w:rsidR="00E20245" w:rsidRDefault="00E20245">
          <w:pPr>
            <w:pStyle w:val="TOC2"/>
            <w:rPr>
              <w:rFonts w:asciiTheme="minorHAnsi" w:eastAsiaTheme="minorEastAsia" w:hAnsiTheme="minorHAnsi" w:cstheme="minorBidi"/>
              <w:kern w:val="2"/>
              <w:lang w:val="en-US"/>
              <w14:ligatures w14:val="standardContextual"/>
            </w:rPr>
          </w:pPr>
          <w:hyperlink w:anchor="_Toc192884124" w:history="1">
            <w:r w:rsidRPr="00C9459B">
              <w:rPr>
                <w:rStyle w:val="Hyperlink"/>
                <w:b/>
              </w:rPr>
              <w:t>3.4.</w:t>
            </w:r>
            <w:r>
              <w:rPr>
                <w:rFonts w:asciiTheme="minorHAnsi" w:eastAsiaTheme="minorEastAsia" w:hAnsiTheme="minorHAnsi" w:cstheme="minorBidi"/>
                <w:kern w:val="2"/>
                <w:lang w:val="en-US"/>
                <w14:ligatures w14:val="standardContextual"/>
              </w:rPr>
              <w:tab/>
            </w:r>
            <w:r w:rsidRPr="00C9459B">
              <w:rPr>
                <w:rStyle w:val="Hyperlink"/>
                <w:b/>
              </w:rPr>
              <w:t>Graphical User Interface</w:t>
            </w:r>
            <w:r>
              <w:rPr>
                <w:webHidden/>
              </w:rPr>
              <w:tab/>
            </w:r>
            <w:r>
              <w:rPr>
                <w:webHidden/>
              </w:rPr>
              <w:fldChar w:fldCharType="begin"/>
            </w:r>
            <w:r>
              <w:rPr>
                <w:webHidden/>
              </w:rPr>
              <w:instrText xml:space="preserve"> PAGEREF _Toc192884124 \h </w:instrText>
            </w:r>
            <w:r>
              <w:rPr>
                <w:webHidden/>
              </w:rPr>
            </w:r>
            <w:r>
              <w:rPr>
                <w:webHidden/>
              </w:rPr>
              <w:fldChar w:fldCharType="separate"/>
            </w:r>
            <w:r>
              <w:rPr>
                <w:webHidden/>
              </w:rPr>
              <w:t>13</w:t>
            </w:r>
            <w:r>
              <w:rPr>
                <w:webHidden/>
              </w:rPr>
              <w:fldChar w:fldCharType="end"/>
            </w:r>
          </w:hyperlink>
        </w:p>
        <w:p w14:paraId="1EB67D34" w14:textId="2E3F212B" w:rsidR="00E20245" w:rsidRDefault="00E20245">
          <w:pPr>
            <w:pStyle w:val="TOC2"/>
            <w:rPr>
              <w:rFonts w:asciiTheme="minorHAnsi" w:eastAsiaTheme="minorEastAsia" w:hAnsiTheme="minorHAnsi" w:cstheme="minorBidi"/>
              <w:kern w:val="2"/>
              <w:lang w:val="en-US"/>
              <w14:ligatures w14:val="standardContextual"/>
            </w:rPr>
          </w:pPr>
          <w:hyperlink w:anchor="_Toc192884125" w:history="1">
            <w:r w:rsidRPr="00C9459B">
              <w:rPr>
                <w:rStyle w:val="Hyperlink"/>
                <w:b/>
              </w:rPr>
              <w:t>3.4.1.</w:t>
            </w:r>
            <w:r>
              <w:rPr>
                <w:rFonts w:asciiTheme="minorHAnsi" w:eastAsiaTheme="minorEastAsia" w:hAnsiTheme="minorHAnsi" w:cstheme="minorBidi"/>
                <w:kern w:val="2"/>
                <w:lang w:val="en-US"/>
                <w14:ligatures w14:val="standardContextual"/>
              </w:rPr>
              <w:tab/>
            </w:r>
            <w:r w:rsidRPr="00C9459B">
              <w:rPr>
                <w:rStyle w:val="Hyperlink"/>
              </w:rPr>
              <w:t>Login Page</w:t>
            </w:r>
            <w:r>
              <w:rPr>
                <w:webHidden/>
              </w:rPr>
              <w:tab/>
            </w:r>
            <w:r>
              <w:rPr>
                <w:webHidden/>
              </w:rPr>
              <w:fldChar w:fldCharType="begin"/>
            </w:r>
            <w:r>
              <w:rPr>
                <w:webHidden/>
              </w:rPr>
              <w:instrText xml:space="preserve"> PAGEREF _Toc192884125 \h </w:instrText>
            </w:r>
            <w:r>
              <w:rPr>
                <w:webHidden/>
              </w:rPr>
            </w:r>
            <w:r>
              <w:rPr>
                <w:webHidden/>
              </w:rPr>
              <w:fldChar w:fldCharType="separate"/>
            </w:r>
            <w:r>
              <w:rPr>
                <w:webHidden/>
              </w:rPr>
              <w:t>13</w:t>
            </w:r>
            <w:r>
              <w:rPr>
                <w:webHidden/>
              </w:rPr>
              <w:fldChar w:fldCharType="end"/>
            </w:r>
          </w:hyperlink>
        </w:p>
        <w:p w14:paraId="59EE076F" w14:textId="2EA3D0B5" w:rsidR="00E20245" w:rsidRDefault="00E20245">
          <w:pPr>
            <w:pStyle w:val="TOC2"/>
            <w:rPr>
              <w:rFonts w:asciiTheme="minorHAnsi" w:eastAsiaTheme="minorEastAsia" w:hAnsiTheme="minorHAnsi" w:cstheme="minorBidi"/>
              <w:kern w:val="2"/>
              <w:lang w:val="en-US"/>
              <w14:ligatures w14:val="standardContextual"/>
            </w:rPr>
          </w:pPr>
          <w:hyperlink w:anchor="_Toc192884126" w:history="1">
            <w:r w:rsidRPr="00C9459B">
              <w:rPr>
                <w:rStyle w:val="Hyperlink"/>
                <w:b/>
              </w:rPr>
              <w:t>3.4.2.</w:t>
            </w:r>
            <w:r>
              <w:rPr>
                <w:rFonts w:asciiTheme="minorHAnsi" w:eastAsiaTheme="minorEastAsia" w:hAnsiTheme="minorHAnsi" w:cstheme="minorBidi"/>
                <w:kern w:val="2"/>
                <w:lang w:val="en-US"/>
                <w14:ligatures w14:val="standardContextual"/>
              </w:rPr>
              <w:tab/>
            </w:r>
            <w:r w:rsidRPr="00C9459B">
              <w:rPr>
                <w:rStyle w:val="Hyperlink"/>
              </w:rPr>
              <w:t>Main Dashboard for Data Planner:</w:t>
            </w:r>
            <w:r>
              <w:rPr>
                <w:webHidden/>
              </w:rPr>
              <w:tab/>
            </w:r>
            <w:r>
              <w:rPr>
                <w:webHidden/>
              </w:rPr>
              <w:fldChar w:fldCharType="begin"/>
            </w:r>
            <w:r>
              <w:rPr>
                <w:webHidden/>
              </w:rPr>
              <w:instrText xml:space="preserve"> PAGEREF _Toc192884126 \h </w:instrText>
            </w:r>
            <w:r>
              <w:rPr>
                <w:webHidden/>
              </w:rPr>
            </w:r>
            <w:r>
              <w:rPr>
                <w:webHidden/>
              </w:rPr>
              <w:fldChar w:fldCharType="separate"/>
            </w:r>
            <w:r>
              <w:rPr>
                <w:webHidden/>
              </w:rPr>
              <w:t>14</w:t>
            </w:r>
            <w:r>
              <w:rPr>
                <w:webHidden/>
              </w:rPr>
              <w:fldChar w:fldCharType="end"/>
            </w:r>
          </w:hyperlink>
        </w:p>
        <w:p w14:paraId="1BA01B79" w14:textId="0C43BE1C" w:rsidR="00E20245" w:rsidRDefault="00E20245">
          <w:pPr>
            <w:pStyle w:val="TOC2"/>
            <w:rPr>
              <w:rFonts w:asciiTheme="minorHAnsi" w:eastAsiaTheme="minorEastAsia" w:hAnsiTheme="minorHAnsi" w:cstheme="minorBidi"/>
              <w:kern w:val="2"/>
              <w:lang w:val="en-US"/>
              <w14:ligatures w14:val="standardContextual"/>
            </w:rPr>
          </w:pPr>
          <w:hyperlink w:anchor="_Toc192884127" w:history="1">
            <w:r w:rsidRPr="00C9459B">
              <w:rPr>
                <w:rStyle w:val="Hyperlink"/>
                <w:b/>
              </w:rPr>
              <w:t>3.4.3.</w:t>
            </w:r>
            <w:r>
              <w:rPr>
                <w:rFonts w:asciiTheme="minorHAnsi" w:eastAsiaTheme="minorEastAsia" w:hAnsiTheme="minorHAnsi" w:cstheme="minorBidi"/>
                <w:kern w:val="2"/>
                <w:lang w:val="en-US"/>
                <w14:ligatures w14:val="standardContextual"/>
              </w:rPr>
              <w:tab/>
            </w:r>
            <w:r w:rsidRPr="00C9459B">
              <w:rPr>
                <w:rStyle w:val="Hyperlink"/>
              </w:rPr>
              <w:t>Main Dashboard for Input Data Operator:</w:t>
            </w:r>
            <w:r>
              <w:rPr>
                <w:webHidden/>
              </w:rPr>
              <w:tab/>
            </w:r>
            <w:r>
              <w:rPr>
                <w:webHidden/>
              </w:rPr>
              <w:fldChar w:fldCharType="begin"/>
            </w:r>
            <w:r>
              <w:rPr>
                <w:webHidden/>
              </w:rPr>
              <w:instrText xml:space="preserve"> PAGEREF _Toc192884127 \h </w:instrText>
            </w:r>
            <w:r>
              <w:rPr>
                <w:webHidden/>
              </w:rPr>
            </w:r>
            <w:r>
              <w:rPr>
                <w:webHidden/>
              </w:rPr>
              <w:fldChar w:fldCharType="separate"/>
            </w:r>
            <w:r>
              <w:rPr>
                <w:webHidden/>
              </w:rPr>
              <w:t>15</w:t>
            </w:r>
            <w:r>
              <w:rPr>
                <w:webHidden/>
              </w:rPr>
              <w:fldChar w:fldCharType="end"/>
            </w:r>
          </w:hyperlink>
        </w:p>
        <w:p w14:paraId="684AA4E1" w14:textId="7FCE7F9D" w:rsidR="00E20245" w:rsidRDefault="00E20245">
          <w:pPr>
            <w:pStyle w:val="TOC2"/>
            <w:rPr>
              <w:rFonts w:asciiTheme="minorHAnsi" w:eastAsiaTheme="minorEastAsia" w:hAnsiTheme="minorHAnsi" w:cstheme="minorBidi"/>
              <w:kern w:val="2"/>
              <w:lang w:val="en-US"/>
              <w14:ligatures w14:val="standardContextual"/>
            </w:rPr>
          </w:pPr>
          <w:hyperlink w:anchor="_Toc192884128" w:history="1">
            <w:r w:rsidRPr="00C9459B">
              <w:rPr>
                <w:rStyle w:val="Hyperlink"/>
                <w:b/>
              </w:rPr>
              <w:t>3.4.4.</w:t>
            </w:r>
            <w:r>
              <w:rPr>
                <w:rFonts w:asciiTheme="minorHAnsi" w:eastAsiaTheme="minorEastAsia" w:hAnsiTheme="minorHAnsi" w:cstheme="minorBidi"/>
                <w:kern w:val="2"/>
                <w:lang w:val="en-US"/>
                <w14:ligatures w14:val="standardContextual"/>
              </w:rPr>
              <w:tab/>
            </w:r>
            <w:r w:rsidRPr="00C9459B">
              <w:rPr>
                <w:rStyle w:val="Hyperlink"/>
              </w:rPr>
              <w:t>Contact us:</w:t>
            </w:r>
            <w:r>
              <w:rPr>
                <w:webHidden/>
              </w:rPr>
              <w:tab/>
            </w:r>
            <w:r>
              <w:rPr>
                <w:webHidden/>
              </w:rPr>
              <w:fldChar w:fldCharType="begin"/>
            </w:r>
            <w:r>
              <w:rPr>
                <w:webHidden/>
              </w:rPr>
              <w:instrText xml:space="preserve"> PAGEREF _Toc192884128 \h </w:instrText>
            </w:r>
            <w:r>
              <w:rPr>
                <w:webHidden/>
              </w:rPr>
            </w:r>
            <w:r>
              <w:rPr>
                <w:webHidden/>
              </w:rPr>
              <w:fldChar w:fldCharType="separate"/>
            </w:r>
            <w:r>
              <w:rPr>
                <w:webHidden/>
              </w:rPr>
              <w:t>16</w:t>
            </w:r>
            <w:r>
              <w:rPr>
                <w:webHidden/>
              </w:rPr>
              <w:fldChar w:fldCharType="end"/>
            </w:r>
          </w:hyperlink>
        </w:p>
        <w:p w14:paraId="12A44739" w14:textId="6544BF7F" w:rsidR="00E20245" w:rsidRDefault="00E20245">
          <w:pPr>
            <w:pStyle w:val="TOC2"/>
            <w:rPr>
              <w:rFonts w:asciiTheme="minorHAnsi" w:eastAsiaTheme="minorEastAsia" w:hAnsiTheme="minorHAnsi" w:cstheme="minorBidi"/>
              <w:kern w:val="2"/>
              <w:lang w:val="en-US"/>
              <w14:ligatures w14:val="standardContextual"/>
            </w:rPr>
          </w:pPr>
          <w:hyperlink w:anchor="_Toc192884129" w:history="1">
            <w:r w:rsidRPr="00C9459B">
              <w:rPr>
                <w:rStyle w:val="Hyperlink"/>
                <w:b/>
              </w:rPr>
              <w:t>3.5.</w:t>
            </w:r>
            <w:r>
              <w:rPr>
                <w:rFonts w:asciiTheme="minorHAnsi" w:eastAsiaTheme="minorEastAsia" w:hAnsiTheme="minorHAnsi" w:cstheme="minorBidi"/>
                <w:kern w:val="2"/>
                <w:lang w:val="en-US"/>
                <w14:ligatures w14:val="standardContextual"/>
              </w:rPr>
              <w:tab/>
            </w:r>
            <w:r w:rsidRPr="00C9459B">
              <w:rPr>
                <w:rStyle w:val="Hyperlink"/>
                <w:b/>
              </w:rPr>
              <w:t>Data Model (ERD)</w:t>
            </w:r>
            <w:r>
              <w:rPr>
                <w:webHidden/>
              </w:rPr>
              <w:tab/>
            </w:r>
            <w:r>
              <w:rPr>
                <w:webHidden/>
              </w:rPr>
              <w:fldChar w:fldCharType="begin"/>
            </w:r>
            <w:r>
              <w:rPr>
                <w:webHidden/>
              </w:rPr>
              <w:instrText xml:space="preserve"> PAGEREF _Toc192884129 \h </w:instrText>
            </w:r>
            <w:r>
              <w:rPr>
                <w:webHidden/>
              </w:rPr>
            </w:r>
            <w:r>
              <w:rPr>
                <w:webHidden/>
              </w:rPr>
              <w:fldChar w:fldCharType="separate"/>
            </w:r>
            <w:r>
              <w:rPr>
                <w:webHidden/>
              </w:rPr>
              <w:t>16</w:t>
            </w:r>
            <w:r>
              <w:rPr>
                <w:webHidden/>
              </w:rPr>
              <w:fldChar w:fldCharType="end"/>
            </w:r>
          </w:hyperlink>
        </w:p>
        <w:p w14:paraId="434D165F" w14:textId="6F153DD9" w:rsidR="00E20245" w:rsidRDefault="00E20245">
          <w:pPr>
            <w:pStyle w:val="TOC2"/>
            <w:rPr>
              <w:rFonts w:asciiTheme="minorHAnsi" w:eastAsiaTheme="minorEastAsia" w:hAnsiTheme="minorHAnsi" w:cstheme="minorBidi"/>
              <w:kern w:val="2"/>
              <w:lang w:val="en-US"/>
              <w14:ligatures w14:val="standardContextual"/>
            </w:rPr>
          </w:pPr>
          <w:hyperlink w:anchor="_Toc192884130" w:history="1">
            <w:r w:rsidRPr="00C9459B">
              <w:rPr>
                <w:rStyle w:val="Hyperlink"/>
                <w:b/>
              </w:rPr>
              <w:t>3.6.</w:t>
            </w:r>
            <w:r>
              <w:rPr>
                <w:rFonts w:asciiTheme="minorHAnsi" w:eastAsiaTheme="minorEastAsia" w:hAnsiTheme="minorHAnsi" w:cstheme="minorBidi"/>
                <w:kern w:val="2"/>
                <w:lang w:val="en-US"/>
                <w14:ligatures w14:val="standardContextual"/>
              </w:rPr>
              <w:tab/>
            </w:r>
            <w:r w:rsidRPr="00C9459B">
              <w:rPr>
                <w:rStyle w:val="Hyperlink"/>
                <w:b/>
              </w:rPr>
              <w:t>Non-Functional Requirements</w:t>
            </w:r>
            <w:r>
              <w:rPr>
                <w:webHidden/>
              </w:rPr>
              <w:tab/>
            </w:r>
            <w:r>
              <w:rPr>
                <w:webHidden/>
              </w:rPr>
              <w:fldChar w:fldCharType="begin"/>
            </w:r>
            <w:r>
              <w:rPr>
                <w:webHidden/>
              </w:rPr>
              <w:instrText xml:space="preserve"> PAGEREF _Toc192884130 \h </w:instrText>
            </w:r>
            <w:r>
              <w:rPr>
                <w:webHidden/>
              </w:rPr>
            </w:r>
            <w:r>
              <w:rPr>
                <w:webHidden/>
              </w:rPr>
              <w:fldChar w:fldCharType="separate"/>
            </w:r>
            <w:r>
              <w:rPr>
                <w:webHidden/>
              </w:rPr>
              <w:t>18</w:t>
            </w:r>
            <w:r>
              <w:rPr>
                <w:webHidden/>
              </w:rPr>
              <w:fldChar w:fldCharType="end"/>
            </w:r>
          </w:hyperlink>
        </w:p>
        <w:p w14:paraId="7F600AFB" w14:textId="42BAD517" w:rsidR="00E20245" w:rsidRDefault="00E20245">
          <w:pPr>
            <w:pStyle w:val="TOC1"/>
            <w:rPr>
              <w:rFonts w:asciiTheme="minorHAnsi" w:eastAsiaTheme="minorEastAsia" w:hAnsiTheme="minorHAnsi" w:cstheme="minorBidi"/>
              <w:b w:val="0"/>
              <w:bCs w:val="0"/>
              <w:spacing w:val="0"/>
              <w:kern w:val="2"/>
              <w:lang w:val="en-US"/>
              <w14:ligatures w14:val="standardContextual"/>
            </w:rPr>
          </w:pPr>
          <w:hyperlink w:anchor="_Toc192884131" w:history="1">
            <w:r w:rsidRPr="00C9459B">
              <w:rPr>
                <w:rStyle w:val="Hyperlink"/>
              </w:rPr>
              <w:t>4.</w:t>
            </w:r>
            <w:r>
              <w:rPr>
                <w:rFonts w:asciiTheme="minorHAnsi" w:eastAsiaTheme="minorEastAsia" w:hAnsiTheme="minorHAnsi" w:cstheme="minorBidi"/>
                <w:b w:val="0"/>
                <w:bCs w:val="0"/>
                <w:spacing w:val="0"/>
                <w:kern w:val="2"/>
                <w:lang w:val="en-US"/>
                <w14:ligatures w14:val="standardContextual"/>
              </w:rPr>
              <w:tab/>
            </w:r>
            <w:r w:rsidRPr="00C9459B">
              <w:rPr>
                <w:rStyle w:val="Hyperlink"/>
              </w:rPr>
              <w:t>Design Specification</w:t>
            </w:r>
            <w:r>
              <w:rPr>
                <w:webHidden/>
              </w:rPr>
              <w:tab/>
            </w:r>
            <w:r>
              <w:rPr>
                <w:webHidden/>
              </w:rPr>
              <w:fldChar w:fldCharType="begin"/>
            </w:r>
            <w:r>
              <w:rPr>
                <w:webHidden/>
              </w:rPr>
              <w:instrText xml:space="preserve"> PAGEREF _Toc192884131 \h </w:instrText>
            </w:r>
            <w:r>
              <w:rPr>
                <w:webHidden/>
              </w:rPr>
            </w:r>
            <w:r>
              <w:rPr>
                <w:webHidden/>
              </w:rPr>
              <w:fldChar w:fldCharType="separate"/>
            </w:r>
            <w:r>
              <w:rPr>
                <w:webHidden/>
              </w:rPr>
              <w:t>19</w:t>
            </w:r>
            <w:r>
              <w:rPr>
                <w:webHidden/>
              </w:rPr>
              <w:fldChar w:fldCharType="end"/>
            </w:r>
          </w:hyperlink>
        </w:p>
        <w:p w14:paraId="22924289" w14:textId="6607F580" w:rsidR="00E20245" w:rsidRDefault="00E20245">
          <w:pPr>
            <w:pStyle w:val="TOC2"/>
            <w:rPr>
              <w:rFonts w:asciiTheme="minorHAnsi" w:eastAsiaTheme="minorEastAsia" w:hAnsiTheme="minorHAnsi" w:cstheme="minorBidi"/>
              <w:kern w:val="2"/>
              <w:lang w:val="en-US"/>
              <w14:ligatures w14:val="standardContextual"/>
            </w:rPr>
          </w:pPr>
          <w:hyperlink w:anchor="_Toc192884132" w:history="1">
            <w:r w:rsidRPr="00C9459B">
              <w:rPr>
                <w:rStyle w:val="Hyperlink"/>
                <w:b/>
                <w:bCs/>
              </w:rPr>
              <w:t>4.1</w:t>
            </w:r>
            <w:r>
              <w:rPr>
                <w:rFonts w:asciiTheme="minorHAnsi" w:eastAsiaTheme="minorEastAsia" w:hAnsiTheme="minorHAnsi" w:cstheme="minorBidi"/>
                <w:kern w:val="2"/>
                <w:lang w:val="en-US"/>
                <w14:ligatures w14:val="standardContextual"/>
              </w:rPr>
              <w:tab/>
            </w:r>
            <w:r w:rsidRPr="00C9459B">
              <w:rPr>
                <w:rStyle w:val="Hyperlink"/>
                <w:b/>
              </w:rPr>
              <w:t>Introduction</w:t>
            </w:r>
            <w:r>
              <w:rPr>
                <w:webHidden/>
              </w:rPr>
              <w:tab/>
            </w:r>
            <w:r>
              <w:rPr>
                <w:webHidden/>
              </w:rPr>
              <w:fldChar w:fldCharType="begin"/>
            </w:r>
            <w:r>
              <w:rPr>
                <w:webHidden/>
              </w:rPr>
              <w:instrText xml:space="preserve"> PAGEREF _Toc192884132 \h </w:instrText>
            </w:r>
            <w:r>
              <w:rPr>
                <w:webHidden/>
              </w:rPr>
            </w:r>
            <w:r>
              <w:rPr>
                <w:webHidden/>
              </w:rPr>
              <w:fldChar w:fldCharType="separate"/>
            </w:r>
            <w:r>
              <w:rPr>
                <w:webHidden/>
              </w:rPr>
              <w:t>19</w:t>
            </w:r>
            <w:r>
              <w:rPr>
                <w:webHidden/>
              </w:rPr>
              <w:fldChar w:fldCharType="end"/>
            </w:r>
          </w:hyperlink>
        </w:p>
        <w:p w14:paraId="600F4547" w14:textId="56961C03" w:rsidR="00E20245" w:rsidRDefault="00E20245">
          <w:pPr>
            <w:pStyle w:val="TOC2"/>
            <w:rPr>
              <w:rFonts w:asciiTheme="minorHAnsi" w:eastAsiaTheme="minorEastAsia" w:hAnsiTheme="minorHAnsi" w:cstheme="minorBidi"/>
              <w:kern w:val="2"/>
              <w:lang w:val="en-US"/>
              <w14:ligatures w14:val="standardContextual"/>
            </w:rPr>
          </w:pPr>
          <w:hyperlink w:anchor="_Toc192884133" w:history="1">
            <w:r w:rsidRPr="00C9459B">
              <w:rPr>
                <w:rStyle w:val="Hyperlink"/>
                <w:b/>
                <w:bCs/>
              </w:rPr>
              <w:t>4.2</w:t>
            </w:r>
            <w:r>
              <w:rPr>
                <w:rFonts w:asciiTheme="minorHAnsi" w:eastAsiaTheme="minorEastAsia" w:hAnsiTheme="minorHAnsi" w:cstheme="minorBidi"/>
                <w:kern w:val="2"/>
                <w:lang w:val="en-US"/>
                <w14:ligatures w14:val="standardContextual"/>
              </w:rPr>
              <w:tab/>
            </w:r>
            <w:r w:rsidRPr="00C9459B">
              <w:rPr>
                <w:rStyle w:val="Hyperlink"/>
                <w:b/>
              </w:rPr>
              <w:t>System Architect</w:t>
            </w:r>
            <w:r>
              <w:rPr>
                <w:webHidden/>
              </w:rPr>
              <w:tab/>
            </w:r>
            <w:r>
              <w:rPr>
                <w:webHidden/>
              </w:rPr>
              <w:fldChar w:fldCharType="begin"/>
            </w:r>
            <w:r>
              <w:rPr>
                <w:webHidden/>
              </w:rPr>
              <w:instrText xml:space="preserve"> PAGEREF _Toc192884133 \h </w:instrText>
            </w:r>
            <w:r>
              <w:rPr>
                <w:webHidden/>
              </w:rPr>
            </w:r>
            <w:r>
              <w:rPr>
                <w:webHidden/>
              </w:rPr>
              <w:fldChar w:fldCharType="separate"/>
            </w:r>
            <w:r>
              <w:rPr>
                <w:webHidden/>
              </w:rPr>
              <w:t>19</w:t>
            </w:r>
            <w:r>
              <w:rPr>
                <w:webHidden/>
              </w:rPr>
              <w:fldChar w:fldCharType="end"/>
            </w:r>
          </w:hyperlink>
        </w:p>
        <w:p w14:paraId="44E1A7E2" w14:textId="093EE69F" w:rsidR="00E20245" w:rsidRDefault="00E20245">
          <w:pPr>
            <w:pStyle w:val="TOC2"/>
            <w:rPr>
              <w:rFonts w:asciiTheme="minorHAnsi" w:eastAsiaTheme="minorEastAsia" w:hAnsiTheme="minorHAnsi" w:cstheme="minorBidi"/>
              <w:kern w:val="2"/>
              <w:lang w:val="en-US"/>
              <w14:ligatures w14:val="standardContextual"/>
            </w:rPr>
          </w:pPr>
          <w:hyperlink w:anchor="_Toc192884134" w:history="1">
            <w:r w:rsidRPr="00C9459B">
              <w:rPr>
                <w:rStyle w:val="Hyperlink"/>
                <w:b/>
                <w:bCs/>
              </w:rPr>
              <w:t>4.3</w:t>
            </w:r>
            <w:r>
              <w:rPr>
                <w:rFonts w:asciiTheme="minorHAnsi" w:eastAsiaTheme="minorEastAsia" w:hAnsiTheme="minorHAnsi" w:cstheme="minorBidi"/>
                <w:kern w:val="2"/>
                <w:lang w:val="en-US"/>
                <w14:ligatures w14:val="standardContextual"/>
              </w:rPr>
              <w:tab/>
            </w:r>
            <w:r w:rsidRPr="00C9459B">
              <w:rPr>
                <w:rStyle w:val="Hyperlink"/>
                <w:b/>
              </w:rPr>
              <w:t>Design Methodology</w:t>
            </w:r>
            <w:r>
              <w:rPr>
                <w:webHidden/>
              </w:rPr>
              <w:tab/>
            </w:r>
            <w:r>
              <w:rPr>
                <w:webHidden/>
              </w:rPr>
              <w:fldChar w:fldCharType="begin"/>
            </w:r>
            <w:r>
              <w:rPr>
                <w:webHidden/>
              </w:rPr>
              <w:instrText xml:space="preserve"> PAGEREF _Toc192884134 \h </w:instrText>
            </w:r>
            <w:r>
              <w:rPr>
                <w:webHidden/>
              </w:rPr>
            </w:r>
            <w:r>
              <w:rPr>
                <w:webHidden/>
              </w:rPr>
              <w:fldChar w:fldCharType="separate"/>
            </w:r>
            <w:r>
              <w:rPr>
                <w:webHidden/>
              </w:rPr>
              <w:t>19</w:t>
            </w:r>
            <w:r>
              <w:rPr>
                <w:webHidden/>
              </w:rPr>
              <w:fldChar w:fldCharType="end"/>
            </w:r>
          </w:hyperlink>
        </w:p>
        <w:p w14:paraId="1FF262F1" w14:textId="19259A17" w:rsidR="00E20245" w:rsidRDefault="00E20245">
          <w:pPr>
            <w:pStyle w:val="TOC2"/>
            <w:rPr>
              <w:rFonts w:asciiTheme="minorHAnsi" w:eastAsiaTheme="minorEastAsia" w:hAnsiTheme="minorHAnsi" w:cstheme="minorBidi"/>
              <w:kern w:val="2"/>
              <w:lang w:val="en-US"/>
              <w14:ligatures w14:val="standardContextual"/>
            </w:rPr>
          </w:pPr>
          <w:hyperlink w:anchor="_Toc192884135" w:history="1">
            <w:r w:rsidRPr="00C9459B">
              <w:rPr>
                <w:rStyle w:val="Hyperlink"/>
                <w:b/>
                <w:bCs/>
              </w:rPr>
              <w:t>4.4</w:t>
            </w:r>
            <w:r>
              <w:rPr>
                <w:rFonts w:asciiTheme="minorHAnsi" w:eastAsiaTheme="minorEastAsia" w:hAnsiTheme="minorHAnsi" w:cstheme="minorBidi"/>
                <w:kern w:val="2"/>
                <w:lang w:val="en-US"/>
                <w14:ligatures w14:val="standardContextual"/>
              </w:rPr>
              <w:tab/>
            </w:r>
            <w:r w:rsidRPr="00C9459B">
              <w:rPr>
                <w:rStyle w:val="Hyperlink"/>
                <w:b/>
              </w:rPr>
              <w:t>High Level Design</w:t>
            </w:r>
            <w:r>
              <w:rPr>
                <w:webHidden/>
              </w:rPr>
              <w:tab/>
            </w:r>
            <w:r>
              <w:rPr>
                <w:webHidden/>
              </w:rPr>
              <w:fldChar w:fldCharType="begin"/>
            </w:r>
            <w:r>
              <w:rPr>
                <w:webHidden/>
              </w:rPr>
              <w:instrText xml:space="preserve"> PAGEREF _Toc192884135 \h </w:instrText>
            </w:r>
            <w:r>
              <w:rPr>
                <w:webHidden/>
              </w:rPr>
            </w:r>
            <w:r>
              <w:rPr>
                <w:webHidden/>
              </w:rPr>
              <w:fldChar w:fldCharType="separate"/>
            </w:r>
            <w:r>
              <w:rPr>
                <w:webHidden/>
              </w:rPr>
              <w:t>20</w:t>
            </w:r>
            <w:r>
              <w:rPr>
                <w:webHidden/>
              </w:rPr>
              <w:fldChar w:fldCharType="end"/>
            </w:r>
          </w:hyperlink>
        </w:p>
        <w:p w14:paraId="30CA8939" w14:textId="141373B9" w:rsidR="00E20245" w:rsidRDefault="00E20245">
          <w:pPr>
            <w:pStyle w:val="TOC2"/>
            <w:rPr>
              <w:rFonts w:asciiTheme="minorHAnsi" w:eastAsiaTheme="minorEastAsia" w:hAnsiTheme="minorHAnsi" w:cstheme="minorBidi"/>
              <w:kern w:val="2"/>
              <w:lang w:val="en-US"/>
              <w14:ligatures w14:val="standardContextual"/>
            </w:rPr>
          </w:pPr>
          <w:hyperlink w:anchor="_Toc192884136" w:history="1">
            <w:r w:rsidRPr="00C9459B">
              <w:rPr>
                <w:rStyle w:val="Hyperlink"/>
                <w:b/>
              </w:rPr>
              <w:t>4.4.1</w:t>
            </w:r>
            <w:r>
              <w:rPr>
                <w:rFonts w:asciiTheme="minorHAnsi" w:eastAsiaTheme="minorEastAsia" w:hAnsiTheme="minorHAnsi" w:cstheme="minorBidi"/>
                <w:kern w:val="2"/>
                <w:lang w:val="en-US"/>
                <w14:ligatures w14:val="standardContextual"/>
              </w:rPr>
              <w:tab/>
            </w:r>
            <w:r w:rsidRPr="00C9459B">
              <w:rPr>
                <w:rStyle w:val="Hyperlink"/>
                <w:b/>
              </w:rPr>
              <w:t>System Components</w:t>
            </w:r>
            <w:r>
              <w:rPr>
                <w:webHidden/>
              </w:rPr>
              <w:tab/>
            </w:r>
            <w:r>
              <w:rPr>
                <w:webHidden/>
              </w:rPr>
              <w:fldChar w:fldCharType="begin"/>
            </w:r>
            <w:r>
              <w:rPr>
                <w:webHidden/>
              </w:rPr>
              <w:instrText xml:space="preserve"> PAGEREF _Toc192884136 \h </w:instrText>
            </w:r>
            <w:r>
              <w:rPr>
                <w:webHidden/>
              </w:rPr>
            </w:r>
            <w:r>
              <w:rPr>
                <w:webHidden/>
              </w:rPr>
              <w:fldChar w:fldCharType="separate"/>
            </w:r>
            <w:r>
              <w:rPr>
                <w:webHidden/>
              </w:rPr>
              <w:t>20</w:t>
            </w:r>
            <w:r>
              <w:rPr>
                <w:webHidden/>
              </w:rPr>
              <w:fldChar w:fldCharType="end"/>
            </w:r>
          </w:hyperlink>
        </w:p>
        <w:p w14:paraId="64FF2918" w14:textId="68D78D35" w:rsidR="00E20245" w:rsidRDefault="00E20245">
          <w:pPr>
            <w:pStyle w:val="TOC2"/>
            <w:rPr>
              <w:rFonts w:asciiTheme="minorHAnsi" w:eastAsiaTheme="minorEastAsia" w:hAnsiTheme="minorHAnsi" w:cstheme="minorBidi"/>
              <w:kern w:val="2"/>
              <w:lang w:val="en-US"/>
              <w14:ligatures w14:val="standardContextual"/>
            </w:rPr>
          </w:pPr>
          <w:hyperlink w:anchor="_Toc192884137" w:history="1">
            <w:r w:rsidRPr="00C9459B">
              <w:rPr>
                <w:rStyle w:val="Hyperlink"/>
                <w:b/>
                <w:bCs/>
                <w:lang w:val="en-US"/>
              </w:rPr>
              <w:t>4.4.2</w:t>
            </w:r>
            <w:r>
              <w:rPr>
                <w:rFonts w:asciiTheme="minorHAnsi" w:eastAsiaTheme="minorEastAsia" w:hAnsiTheme="minorHAnsi" w:cstheme="minorBidi"/>
                <w:kern w:val="2"/>
                <w:lang w:val="en-US"/>
                <w14:ligatures w14:val="standardContextual"/>
              </w:rPr>
              <w:tab/>
            </w:r>
            <w:r w:rsidRPr="00C9459B">
              <w:rPr>
                <w:rStyle w:val="Hyperlink"/>
                <w:b/>
              </w:rPr>
              <w:t>High</w:t>
            </w:r>
            <w:r w:rsidRPr="00C9459B">
              <w:rPr>
                <w:rStyle w:val="Hyperlink"/>
                <w:b/>
                <w:bCs/>
                <w:lang w:val="en-US"/>
              </w:rPr>
              <w:t>-Level System Workflow</w:t>
            </w:r>
            <w:r>
              <w:rPr>
                <w:webHidden/>
              </w:rPr>
              <w:tab/>
            </w:r>
            <w:r>
              <w:rPr>
                <w:webHidden/>
              </w:rPr>
              <w:fldChar w:fldCharType="begin"/>
            </w:r>
            <w:r>
              <w:rPr>
                <w:webHidden/>
              </w:rPr>
              <w:instrText xml:space="preserve"> PAGEREF _Toc192884137 \h </w:instrText>
            </w:r>
            <w:r>
              <w:rPr>
                <w:webHidden/>
              </w:rPr>
            </w:r>
            <w:r>
              <w:rPr>
                <w:webHidden/>
              </w:rPr>
              <w:fldChar w:fldCharType="separate"/>
            </w:r>
            <w:r>
              <w:rPr>
                <w:webHidden/>
              </w:rPr>
              <w:t>20</w:t>
            </w:r>
            <w:r>
              <w:rPr>
                <w:webHidden/>
              </w:rPr>
              <w:fldChar w:fldCharType="end"/>
            </w:r>
          </w:hyperlink>
        </w:p>
        <w:p w14:paraId="2BD8724F" w14:textId="614BEB4C" w:rsidR="00E20245" w:rsidRDefault="00E20245">
          <w:pPr>
            <w:pStyle w:val="TOC2"/>
            <w:rPr>
              <w:rFonts w:asciiTheme="minorHAnsi" w:eastAsiaTheme="minorEastAsia" w:hAnsiTheme="minorHAnsi" w:cstheme="minorBidi"/>
              <w:kern w:val="2"/>
              <w:lang w:val="en-US"/>
              <w14:ligatures w14:val="standardContextual"/>
            </w:rPr>
          </w:pPr>
          <w:hyperlink w:anchor="_Toc192884138" w:history="1">
            <w:r w:rsidRPr="00C9459B">
              <w:rPr>
                <w:rStyle w:val="Hyperlink"/>
                <w:b/>
                <w:bCs/>
              </w:rPr>
              <w:t>4.5</w:t>
            </w:r>
            <w:r>
              <w:rPr>
                <w:rFonts w:asciiTheme="minorHAnsi" w:eastAsiaTheme="minorEastAsia" w:hAnsiTheme="minorHAnsi" w:cstheme="minorBidi"/>
                <w:kern w:val="2"/>
                <w:lang w:val="en-US"/>
                <w14:ligatures w14:val="standardContextual"/>
              </w:rPr>
              <w:tab/>
            </w:r>
            <w:r w:rsidRPr="00C9459B">
              <w:rPr>
                <w:rStyle w:val="Hyperlink"/>
                <w:b/>
              </w:rPr>
              <w:t>Data design</w:t>
            </w:r>
            <w:r>
              <w:rPr>
                <w:webHidden/>
              </w:rPr>
              <w:tab/>
            </w:r>
            <w:r>
              <w:rPr>
                <w:webHidden/>
              </w:rPr>
              <w:fldChar w:fldCharType="begin"/>
            </w:r>
            <w:r>
              <w:rPr>
                <w:webHidden/>
              </w:rPr>
              <w:instrText xml:space="preserve"> PAGEREF _Toc192884138 \h </w:instrText>
            </w:r>
            <w:r>
              <w:rPr>
                <w:webHidden/>
              </w:rPr>
            </w:r>
            <w:r>
              <w:rPr>
                <w:webHidden/>
              </w:rPr>
              <w:fldChar w:fldCharType="separate"/>
            </w:r>
            <w:r>
              <w:rPr>
                <w:webHidden/>
              </w:rPr>
              <w:t>21</w:t>
            </w:r>
            <w:r>
              <w:rPr>
                <w:webHidden/>
              </w:rPr>
              <w:fldChar w:fldCharType="end"/>
            </w:r>
          </w:hyperlink>
        </w:p>
        <w:p w14:paraId="29A60C74" w14:textId="65CD3AF2" w:rsidR="00E20245" w:rsidRDefault="00E20245">
          <w:pPr>
            <w:pStyle w:val="TOC2"/>
            <w:rPr>
              <w:rFonts w:asciiTheme="minorHAnsi" w:eastAsiaTheme="minorEastAsia" w:hAnsiTheme="minorHAnsi" w:cstheme="minorBidi"/>
              <w:kern w:val="2"/>
              <w:lang w:val="en-US"/>
              <w14:ligatures w14:val="standardContextual"/>
            </w:rPr>
          </w:pPr>
          <w:hyperlink w:anchor="_Toc192884139" w:history="1">
            <w:r w:rsidRPr="00C9459B">
              <w:rPr>
                <w:rStyle w:val="Hyperlink"/>
                <w:b/>
              </w:rPr>
              <w:t>4.5.1 Database Schema Overview</w:t>
            </w:r>
            <w:r>
              <w:rPr>
                <w:webHidden/>
              </w:rPr>
              <w:tab/>
            </w:r>
            <w:r>
              <w:rPr>
                <w:webHidden/>
              </w:rPr>
              <w:fldChar w:fldCharType="begin"/>
            </w:r>
            <w:r>
              <w:rPr>
                <w:webHidden/>
              </w:rPr>
              <w:instrText xml:space="preserve"> PAGEREF _Toc192884139 \h </w:instrText>
            </w:r>
            <w:r>
              <w:rPr>
                <w:webHidden/>
              </w:rPr>
            </w:r>
            <w:r>
              <w:rPr>
                <w:webHidden/>
              </w:rPr>
              <w:fldChar w:fldCharType="separate"/>
            </w:r>
            <w:r>
              <w:rPr>
                <w:webHidden/>
              </w:rPr>
              <w:t>21</w:t>
            </w:r>
            <w:r>
              <w:rPr>
                <w:webHidden/>
              </w:rPr>
              <w:fldChar w:fldCharType="end"/>
            </w:r>
          </w:hyperlink>
        </w:p>
        <w:p w14:paraId="62388A1E" w14:textId="1C09C733" w:rsidR="00E20245" w:rsidRDefault="00E20245">
          <w:pPr>
            <w:pStyle w:val="TOC2"/>
            <w:rPr>
              <w:rFonts w:asciiTheme="minorHAnsi" w:eastAsiaTheme="minorEastAsia" w:hAnsiTheme="minorHAnsi" w:cstheme="minorBidi"/>
              <w:kern w:val="2"/>
              <w:lang w:val="en-US"/>
              <w14:ligatures w14:val="standardContextual"/>
            </w:rPr>
          </w:pPr>
          <w:hyperlink w:anchor="_Toc192884140" w:history="1">
            <w:r w:rsidRPr="00C9459B">
              <w:rPr>
                <w:rStyle w:val="Hyperlink"/>
                <w:b/>
              </w:rPr>
              <w:t>4.5.2 Data Flow and Storage</w:t>
            </w:r>
            <w:r>
              <w:rPr>
                <w:webHidden/>
              </w:rPr>
              <w:tab/>
            </w:r>
            <w:r>
              <w:rPr>
                <w:webHidden/>
              </w:rPr>
              <w:fldChar w:fldCharType="begin"/>
            </w:r>
            <w:r>
              <w:rPr>
                <w:webHidden/>
              </w:rPr>
              <w:instrText xml:space="preserve"> PAGEREF _Toc192884140 \h </w:instrText>
            </w:r>
            <w:r>
              <w:rPr>
                <w:webHidden/>
              </w:rPr>
            </w:r>
            <w:r>
              <w:rPr>
                <w:webHidden/>
              </w:rPr>
              <w:fldChar w:fldCharType="separate"/>
            </w:r>
            <w:r>
              <w:rPr>
                <w:webHidden/>
              </w:rPr>
              <w:t>22</w:t>
            </w:r>
            <w:r>
              <w:rPr>
                <w:webHidden/>
              </w:rPr>
              <w:fldChar w:fldCharType="end"/>
            </w:r>
          </w:hyperlink>
        </w:p>
        <w:p w14:paraId="2E1781C8" w14:textId="073ED6B8" w:rsidR="00E20245" w:rsidRDefault="00E20245">
          <w:pPr>
            <w:pStyle w:val="TOC2"/>
            <w:rPr>
              <w:rFonts w:asciiTheme="minorHAnsi" w:eastAsiaTheme="minorEastAsia" w:hAnsiTheme="minorHAnsi" w:cstheme="minorBidi"/>
              <w:kern w:val="2"/>
              <w:lang w:val="en-US"/>
              <w14:ligatures w14:val="standardContextual"/>
            </w:rPr>
          </w:pPr>
          <w:hyperlink w:anchor="_Toc192884141" w:history="1">
            <w:r w:rsidRPr="00C9459B">
              <w:rPr>
                <w:rStyle w:val="Hyperlink"/>
                <w:b/>
                <w:bCs/>
                <w:lang w:val="en-US"/>
              </w:rPr>
              <w:t>4.5.3 Database Normalization</w:t>
            </w:r>
            <w:r>
              <w:rPr>
                <w:webHidden/>
              </w:rPr>
              <w:tab/>
            </w:r>
            <w:r>
              <w:rPr>
                <w:webHidden/>
              </w:rPr>
              <w:fldChar w:fldCharType="begin"/>
            </w:r>
            <w:r>
              <w:rPr>
                <w:webHidden/>
              </w:rPr>
              <w:instrText xml:space="preserve"> PAGEREF _Toc192884141 \h </w:instrText>
            </w:r>
            <w:r>
              <w:rPr>
                <w:webHidden/>
              </w:rPr>
            </w:r>
            <w:r>
              <w:rPr>
                <w:webHidden/>
              </w:rPr>
              <w:fldChar w:fldCharType="separate"/>
            </w:r>
            <w:r>
              <w:rPr>
                <w:webHidden/>
              </w:rPr>
              <w:t>23</w:t>
            </w:r>
            <w:r>
              <w:rPr>
                <w:webHidden/>
              </w:rPr>
              <w:fldChar w:fldCharType="end"/>
            </w:r>
          </w:hyperlink>
        </w:p>
        <w:p w14:paraId="56DAAA2D" w14:textId="6F4514D2" w:rsidR="00E20245" w:rsidRDefault="00E20245">
          <w:pPr>
            <w:pStyle w:val="TOC2"/>
            <w:rPr>
              <w:rFonts w:asciiTheme="minorHAnsi" w:eastAsiaTheme="minorEastAsia" w:hAnsiTheme="minorHAnsi" w:cstheme="minorBidi"/>
              <w:kern w:val="2"/>
              <w:lang w:val="en-US"/>
              <w14:ligatures w14:val="standardContextual"/>
            </w:rPr>
          </w:pPr>
          <w:hyperlink w:anchor="_Toc192884142" w:history="1">
            <w:r w:rsidRPr="00C9459B">
              <w:rPr>
                <w:rStyle w:val="Hyperlink"/>
                <w:b/>
                <w:bCs/>
                <w:lang w:val="en-US"/>
              </w:rPr>
              <w:t>4.5.4 Entity-Relationship Diagram (ERD)</w:t>
            </w:r>
            <w:r>
              <w:rPr>
                <w:webHidden/>
              </w:rPr>
              <w:tab/>
            </w:r>
            <w:r>
              <w:rPr>
                <w:webHidden/>
              </w:rPr>
              <w:fldChar w:fldCharType="begin"/>
            </w:r>
            <w:r>
              <w:rPr>
                <w:webHidden/>
              </w:rPr>
              <w:instrText xml:space="preserve"> PAGEREF _Toc192884142 \h </w:instrText>
            </w:r>
            <w:r>
              <w:rPr>
                <w:webHidden/>
              </w:rPr>
            </w:r>
            <w:r>
              <w:rPr>
                <w:webHidden/>
              </w:rPr>
              <w:fldChar w:fldCharType="separate"/>
            </w:r>
            <w:r>
              <w:rPr>
                <w:webHidden/>
              </w:rPr>
              <w:t>23</w:t>
            </w:r>
            <w:r>
              <w:rPr>
                <w:webHidden/>
              </w:rPr>
              <w:fldChar w:fldCharType="end"/>
            </w:r>
          </w:hyperlink>
        </w:p>
        <w:p w14:paraId="1DBF55FE" w14:textId="78C2AC91" w:rsidR="00E20245" w:rsidRDefault="00E20245">
          <w:pPr>
            <w:pStyle w:val="TOC1"/>
            <w:rPr>
              <w:rFonts w:asciiTheme="minorHAnsi" w:eastAsiaTheme="minorEastAsia" w:hAnsiTheme="minorHAnsi" w:cstheme="minorBidi"/>
              <w:b w:val="0"/>
              <w:bCs w:val="0"/>
              <w:spacing w:val="0"/>
              <w:kern w:val="2"/>
              <w:lang w:val="en-US"/>
              <w14:ligatures w14:val="standardContextual"/>
            </w:rPr>
          </w:pPr>
          <w:hyperlink w:anchor="_Toc192884143" w:history="1">
            <w:r w:rsidRPr="00C9459B">
              <w:rPr>
                <w:rStyle w:val="Hyperlink"/>
                <w:i/>
              </w:rPr>
              <w:t>5.</w:t>
            </w:r>
            <w:r>
              <w:rPr>
                <w:rFonts w:asciiTheme="minorHAnsi" w:eastAsiaTheme="minorEastAsia" w:hAnsiTheme="minorHAnsi" w:cstheme="minorBidi"/>
                <w:b w:val="0"/>
                <w:bCs w:val="0"/>
                <w:spacing w:val="0"/>
                <w:kern w:val="2"/>
                <w:lang w:val="en-US"/>
                <w14:ligatures w14:val="standardContextual"/>
              </w:rPr>
              <w:tab/>
            </w:r>
            <w:r w:rsidRPr="00C9459B">
              <w:rPr>
                <w:rStyle w:val="Hyperlink"/>
              </w:rPr>
              <w:t>Test Specification</w:t>
            </w:r>
            <w:r>
              <w:rPr>
                <w:webHidden/>
              </w:rPr>
              <w:tab/>
            </w:r>
            <w:r>
              <w:rPr>
                <w:webHidden/>
              </w:rPr>
              <w:fldChar w:fldCharType="begin"/>
            </w:r>
            <w:r>
              <w:rPr>
                <w:webHidden/>
              </w:rPr>
              <w:instrText xml:space="preserve"> PAGEREF _Toc192884143 \h </w:instrText>
            </w:r>
            <w:r>
              <w:rPr>
                <w:webHidden/>
              </w:rPr>
            </w:r>
            <w:r>
              <w:rPr>
                <w:webHidden/>
              </w:rPr>
              <w:fldChar w:fldCharType="separate"/>
            </w:r>
            <w:r>
              <w:rPr>
                <w:webHidden/>
              </w:rPr>
              <w:t>24</w:t>
            </w:r>
            <w:r>
              <w:rPr>
                <w:webHidden/>
              </w:rPr>
              <w:fldChar w:fldCharType="end"/>
            </w:r>
          </w:hyperlink>
        </w:p>
        <w:p w14:paraId="5052BC5A" w14:textId="78DE092D" w:rsidR="00E20245" w:rsidRDefault="00E20245">
          <w:pPr>
            <w:pStyle w:val="TOC2"/>
            <w:rPr>
              <w:rFonts w:asciiTheme="minorHAnsi" w:eastAsiaTheme="minorEastAsia" w:hAnsiTheme="minorHAnsi" w:cstheme="minorBidi"/>
              <w:kern w:val="2"/>
              <w:lang w:val="en-US"/>
              <w14:ligatures w14:val="standardContextual"/>
            </w:rPr>
          </w:pPr>
          <w:hyperlink w:anchor="_Toc192884144" w:history="1">
            <w:r w:rsidRPr="00C9459B">
              <w:rPr>
                <w:rStyle w:val="Hyperlink"/>
                <w:b/>
              </w:rPr>
              <w:t>5.1</w:t>
            </w:r>
            <w:r>
              <w:rPr>
                <w:rFonts w:asciiTheme="minorHAnsi" w:eastAsiaTheme="minorEastAsia" w:hAnsiTheme="minorHAnsi" w:cstheme="minorBidi"/>
                <w:kern w:val="2"/>
                <w:lang w:val="en-US"/>
                <w14:ligatures w14:val="standardContextual"/>
              </w:rPr>
              <w:tab/>
            </w:r>
            <w:r w:rsidRPr="00C9459B">
              <w:rPr>
                <w:rStyle w:val="Hyperlink"/>
                <w:b/>
              </w:rPr>
              <w:t>Introduction</w:t>
            </w:r>
            <w:r>
              <w:rPr>
                <w:webHidden/>
              </w:rPr>
              <w:tab/>
            </w:r>
            <w:r>
              <w:rPr>
                <w:webHidden/>
              </w:rPr>
              <w:fldChar w:fldCharType="begin"/>
            </w:r>
            <w:r>
              <w:rPr>
                <w:webHidden/>
              </w:rPr>
              <w:instrText xml:space="preserve"> PAGEREF _Toc192884144 \h </w:instrText>
            </w:r>
            <w:r>
              <w:rPr>
                <w:webHidden/>
              </w:rPr>
            </w:r>
            <w:r>
              <w:rPr>
                <w:webHidden/>
              </w:rPr>
              <w:fldChar w:fldCharType="separate"/>
            </w:r>
            <w:r>
              <w:rPr>
                <w:webHidden/>
              </w:rPr>
              <w:t>24</w:t>
            </w:r>
            <w:r>
              <w:rPr>
                <w:webHidden/>
              </w:rPr>
              <w:fldChar w:fldCharType="end"/>
            </w:r>
          </w:hyperlink>
        </w:p>
        <w:p w14:paraId="1110A2B0" w14:textId="412F0E66" w:rsidR="00E20245" w:rsidRDefault="00E20245">
          <w:pPr>
            <w:pStyle w:val="TOC2"/>
            <w:rPr>
              <w:rFonts w:asciiTheme="minorHAnsi" w:eastAsiaTheme="minorEastAsia" w:hAnsiTheme="minorHAnsi" w:cstheme="minorBidi"/>
              <w:kern w:val="2"/>
              <w:lang w:val="en-US"/>
              <w14:ligatures w14:val="standardContextual"/>
            </w:rPr>
          </w:pPr>
          <w:hyperlink w:anchor="_Toc192884145" w:history="1">
            <w:r w:rsidRPr="00C9459B">
              <w:rPr>
                <w:rStyle w:val="Hyperlink"/>
                <w:b/>
              </w:rPr>
              <w:t>5.2 Test Design</w:t>
            </w:r>
            <w:r>
              <w:rPr>
                <w:webHidden/>
              </w:rPr>
              <w:tab/>
            </w:r>
            <w:r>
              <w:rPr>
                <w:webHidden/>
              </w:rPr>
              <w:fldChar w:fldCharType="begin"/>
            </w:r>
            <w:r>
              <w:rPr>
                <w:webHidden/>
              </w:rPr>
              <w:instrText xml:space="preserve"> PAGEREF _Toc192884145 \h </w:instrText>
            </w:r>
            <w:r>
              <w:rPr>
                <w:webHidden/>
              </w:rPr>
            </w:r>
            <w:r>
              <w:rPr>
                <w:webHidden/>
              </w:rPr>
              <w:fldChar w:fldCharType="separate"/>
            </w:r>
            <w:r>
              <w:rPr>
                <w:webHidden/>
              </w:rPr>
              <w:t>24</w:t>
            </w:r>
            <w:r>
              <w:rPr>
                <w:webHidden/>
              </w:rPr>
              <w:fldChar w:fldCharType="end"/>
            </w:r>
          </w:hyperlink>
        </w:p>
        <w:p w14:paraId="463DF32F" w14:textId="350166D6" w:rsidR="00E20245" w:rsidRDefault="00E20245">
          <w:pPr>
            <w:pStyle w:val="TOC2"/>
            <w:rPr>
              <w:rFonts w:asciiTheme="minorHAnsi" w:eastAsiaTheme="minorEastAsia" w:hAnsiTheme="minorHAnsi" w:cstheme="minorBidi"/>
              <w:kern w:val="2"/>
              <w:lang w:val="en-US"/>
              <w14:ligatures w14:val="standardContextual"/>
            </w:rPr>
          </w:pPr>
          <w:hyperlink w:anchor="_Toc192884146" w:history="1">
            <w:r w:rsidRPr="00C9459B">
              <w:rPr>
                <w:rStyle w:val="Hyperlink"/>
                <w:b/>
              </w:rPr>
              <w:t>5.2.1 White-Box Test Cases</w:t>
            </w:r>
            <w:r>
              <w:rPr>
                <w:webHidden/>
              </w:rPr>
              <w:tab/>
            </w:r>
            <w:r>
              <w:rPr>
                <w:webHidden/>
              </w:rPr>
              <w:fldChar w:fldCharType="begin"/>
            </w:r>
            <w:r>
              <w:rPr>
                <w:webHidden/>
              </w:rPr>
              <w:instrText xml:space="preserve"> PAGEREF _Toc192884146 \h </w:instrText>
            </w:r>
            <w:r>
              <w:rPr>
                <w:webHidden/>
              </w:rPr>
            </w:r>
            <w:r>
              <w:rPr>
                <w:webHidden/>
              </w:rPr>
              <w:fldChar w:fldCharType="separate"/>
            </w:r>
            <w:r>
              <w:rPr>
                <w:webHidden/>
              </w:rPr>
              <w:t>25</w:t>
            </w:r>
            <w:r>
              <w:rPr>
                <w:webHidden/>
              </w:rPr>
              <w:fldChar w:fldCharType="end"/>
            </w:r>
          </w:hyperlink>
        </w:p>
        <w:p w14:paraId="51A72339" w14:textId="41CE50AC" w:rsidR="00E20245" w:rsidRDefault="00E20245">
          <w:pPr>
            <w:pStyle w:val="TOC2"/>
            <w:rPr>
              <w:rFonts w:asciiTheme="minorHAnsi" w:eastAsiaTheme="minorEastAsia" w:hAnsiTheme="minorHAnsi" w:cstheme="minorBidi"/>
              <w:kern w:val="2"/>
              <w:lang w:val="en-US"/>
              <w14:ligatures w14:val="standardContextual"/>
            </w:rPr>
          </w:pPr>
          <w:hyperlink w:anchor="_Toc192884147" w:history="1">
            <w:r w:rsidRPr="00C9459B">
              <w:rPr>
                <w:rStyle w:val="Hyperlink"/>
                <w:b/>
              </w:rPr>
              <w:t>5.2.2 Black-Box Test Cases</w:t>
            </w:r>
            <w:r>
              <w:rPr>
                <w:webHidden/>
              </w:rPr>
              <w:tab/>
            </w:r>
            <w:r>
              <w:rPr>
                <w:webHidden/>
              </w:rPr>
              <w:fldChar w:fldCharType="begin"/>
            </w:r>
            <w:r>
              <w:rPr>
                <w:webHidden/>
              </w:rPr>
              <w:instrText xml:space="preserve"> PAGEREF _Toc192884147 \h </w:instrText>
            </w:r>
            <w:r>
              <w:rPr>
                <w:webHidden/>
              </w:rPr>
            </w:r>
            <w:r>
              <w:rPr>
                <w:webHidden/>
              </w:rPr>
              <w:fldChar w:fldCharType="separate"/>
            </w:r>
            <w:r>
              <w:rPr>
                <w:webHidden/>
              </w:rPr>
              <w:t>27</w:t>
            </w:r>
            <w:r>
              <w:rPr>
                <w:webHidden/>
              </w:rPr>
              <w:fldChar w:fldCharType="end"/>
            </w:r>
          </w:hyperlink>
        </w:p>
        <w:p w14:paraId="13FF10AF" w14:textId="53A8F010" w:rsidR="00E20245" w:rsidRDefault="00E20245">
          <w:pPr>
            <w:pStyle w:val="TOC2"/>
            <w:rPr>
              <w:rFonts w:asciiTheme="minorHAnsi" w:eastAsiaTheme="minorEastAsia" w:hAnsiTheme="minorHAnsi" w:cstheme="minorBidi"/>
              <w:kern w:val="2"/>
              <w:lang w:val="en-US"/>
              <w14:ligatures w14:val="standardContextual"/>
            </w:rPr>
          </w:pPr>
          <w:hyperlink w:anchor="_Toc192884148" w:history="1">
            <w:r w:rsidRPr="00C9459B">
              <w:rPr>
                <w:rStyle w:val="Hyperlink"/>
                <w:b/>
              </w:rPr>
              <w:t>5.2.3 GUI Test Cases</w:t>
            </w:r>
            <w:r>
              <w:rPr>
                <w:webHidden/>
              </w:rPr>
              <w:tab/>
            </w:r>
            <w:r>
              <w:rPr>
                <w:webHidden/>
              </w:rPr>
              <w:fldChar w:fldCharType="begin"/>
            </w:r>
            <w:r>
              <w:rPr>
                <w:webHidden/>
              </w:rPr>
              <w:instrText xml:space="preserve"> PAGEREF _Toc192884148 \h </w:instrText>
            </w:r>
            <w:r>
              <w:rPr>
                <w:webHidden/>
              </w:rPr>
            </w:r>
            <w:r>
              <w:rPr>
                <w:webHidden/>
              </w:rPr>
              <w:fldChar w:fldCharType="separate"/>
            </w:r>
            <w:r>
              <w:rPr>
                <w:webHidden/>
              </w:rPr>
              <w:t>28</w:t>
            </w:r>
            <w:r>
              <w:rPr>
                <w:webHidden/>
              </w:rPr>
              <w:fldChar w:fldCharType="end"/>
            </w:r>
          </w:hyperlink>
        </w:p>
        <w:p w14:paraId="3B2FCE49" w14:textId="4624F407" w:rsidR="00E20245" w:rsidRDefault="00E20245">
          <w:pPr>
            <w:pStyle w:val="TOC2"/>
            <w:rPr>
              <w:rFonts w:asciiTheme="minorHAnsi" w:eastAsiaTheme="minorEastAsia" w:hAnsiTheme="minorHAnsi" w:cstheme="minorBidi"/>
              <w:kern w:val="2"/>
              <w:lang w:val="en-US"/>
              <w14:ligatures w14:val="standardContextual"/>
            </w:rPr>
          </w:pPr>
          <w:hyperlink w:anchor="_Toc192884149" w:history="1">
            <w:r w:rsidRPr="00C9459B">
              <w:rPr>
                <w:rStyle w:val="Hyperlink"/>
                <w:b/>
              </w:rPr>
              <w:t>5.2.4 Other NFR Test Cases</w:t>
            </w:r>
            <w:r>
              <w:rPr>
                <w:webHidden/>
              </w:rPr>
              <w:tab/>
            </w:r>
            <w:r>
              <w:rPr>
                <w:webHidden/>
              </w:rPr>
              <w:fldChar w:fldCharType="begin"/>
            </w:r>
            <w:r>
              <w:rPr>
                <w:webHidden/>
              </w:rPr>
              <w:instrText xml:space="preserve"> PAGEREF _Toc192884149 \h </w:instrText>
            </w:r>
            <w:r>
              <w:rPr>
                <w:webHidden/>
              </w:rPr>
            </w:r>
            <w:r>
              <w:rPr>
                <w:webHidden/>
              </w:rPr>
              <w:fldChar w:fldCharType="separate"/>
            </w:r>
            <w:r>
              <w:rPr>
                <w:webHidden/>
              </w:rPr>
              <w:t>29</w:t>
            </w:r>
            <w:r>
              <w:rPr>
                <w:webHidden/>
              </w:rPr>
              <w:fldChar w:fldCharType="end"/>
            </w:r>
          </w:hyperlink>
        </w:p>
        <w:p w14:paraId="34098FA7" w14:textId="7D6AAAEC" w:rsidR="00E20245" w:rsidRDefault="00E20245">
          <w:pPr>
            <w:pStyle w:val="TOC2"/>
            <w:rPr>
              <w:rFonts w:asciiTheme="minorHAnsi" w:eastAsiaTheme="minorEastAsia" w:hAnsiTheme="minorHAnsi" w:cstheme="minorBidi"/>
              <w:kern w:val="2"/>
              <w:lang w:val="en-US"/>
              <w14:ligatures w14:val="standardContextual"/>
            </w:rPr>
          </w:pPr>
          <w:hyperlink w:anchor="_Toc192884150" w:history="1">
            <w:r w:rsidRPr="00C9459B">
              <w:rPr>
                <w:rStyle w:val="Hyperlink"/>
                <w:b/>
              </w:rPr>
              <w:t>5.2.5 Usability Testing</w:t>
            </w:r>
            <w:r>
              <w:rPr>
                <w:webHidden/>
              </w:rPr>
              <w:tab/>
            </w:r>
            <w:r>
              <w:rPr>
                <w:webHidden/>
              </w:rPr>
              <w:fldChar w:fldCharType="begin"/>
            </w:r>
            <w:r>
              <w:rPr>
                <w:webHidden/>
              </w:rPr>
              <w:instrText xml:space="preserve"> PAGEREF _Toc192884150 \h </w:instrText>
            </w:r>
            <w:r>
              <w:rPr>
                <w:webHidden/>
              </w:rPr>
            </w:r>
            <w:r>
              <w:rPr>
                <w:webHidden/>
              </w:rPr>
              <w:fldChar w:fldCharType="separate"/>
            </w:r>
            <w:r>
              <w:rPr>
                <w:webHidden/>
              </w:rPr>
              <w:t>31</w:t>
            </w:r>
            <w:r>
              <w:rPr>
                <w:webHidden/>
              </w:rPr>
              <w:fldChar w:fldCharType="end"/>
            </w:r>
          </w:hyperlink>
        </w:p>
        <w:p w14:paraId="6DD8B7EE" w14:textId="58EDECAF" w:rsidR="00E20245" w:rsidRDefault="00E20245">
          <w:pPr>
            <w:pStyle w:val="TOC2"/>
            <w:rPr>
              <w:rFonts w:asciiTheme="minorHAnsi" w:eastAsiaTheme="minorEastAsia" w:hAnsiTheme="minorHAnsi" w:cstheme="minorBidi"/>
              <w:kern w:val="2"/>
              <w:lang w:val="en-US"/>
              <w14:ligatures w14:val="standardContextual"/>
            </w:rPr>
          </w:pPr>
          <w:hyperlink w:anchor="_Toc192884151" w:history="1">
            <w:r w:rsidRPr="00C9459B">
              <w:rPr>
                <w:rStyle w:val="Hyperlink"/>
                <w:b/>
              </w:rPr>
              <w:t>5.2.6 Software Performance Testing</w:t>
            </w:r>
            <w:r>
              <w:rPr>
                <w:webHidden/>
              </w:rPr>
              <w:tab/>
            </w:r>
            <w:r>
              <w:rPr>
                <w:webHidden/>
              </w:rPr>
              <w:fldChar w:fldCharType="begin"/>
            </w:r>
            <w:r>
              <w:rPr>
                <w:webHidden/>
              </w:rPr>
              <w:instrText xml:space="preserve"> PAGEREF _Toc192884151 \h </w:instrText>
            </w:r>
            <w:r>
              <w:rPr>
                <w:webHidden/>
              </w:rPr>
            </w:r>
            <w:r>
              <w:rPr>
                <w:webHidden/>
              </w:rPr>
              <w:fldChar w:fldCharType="separate"/>
            </w:r>
            <w:r>
              <w:rPr>
                <w:webHidden/>
              </w:rPr>
              <w:t>33</w:t>
            </w:r>
            <w:r>
              <w:rPr>
                <w:webHidden/>
              </w:rPr>
              <w:fldChar w:fldCharType="end"/>
            </w:r>
          </w:hyperlink>
        </w:p>
        <w:p w14:paraId="2E15237E" w14:textId="5B026593" w:rsidR="00E20245" w:rsidRDefault="00E20245">
          <w:pPr>
            <w:pStyle w:val="TOC2"/>
            <w:rPr>
              <w:rFonts w:asciiTheme="minorHAnsi" w:eastAsiaTheme="minorEastAsia" w:hAnsiTheme="minorHAnsi" w:cstheme="minorBidi"/>
              <w:kern w:val="2"/>
              <w:lang w:val="en-US"/>
              <w14:ligatures w14:val="standardContextual"/>
            </w:rPr>
          </w:pPr>
          <w:hyperlink w:anchor="_Toc192884152" w:history="1">
            <w:r w:rsidRPr="00C9459B">
              <w:rPr>
                <w:rStyle w:val="Hyperlink"/>
                <w:b/>
              </w:rPr>
              <w:t>5.2.7 Compatibility Testing</w:t>
            </w:r>
            <w:r>
              <w:rPr>
                <w:webHidden/>
              </w:rPr>
              <w:tab/>
            </w:r>
            <w:r>
              <w:rPr>
                <w:webHidden/>
              </w:rPr>
              <w:fldChar w:fldCharType="begin"/>
            </w:r>
            <w:r>
              <w:rPr>
                <w:webHidden/>
              </w:rPr>
              <w:instrText xml:space="preserve"> PAGEREF _Toc192884152 \h </w:instrText>
            </w:r>
            <w:r>
              <w:rPr>
                <w:webHidden/>
              </w:rPr>
            </w:r>
            <w:r>
              <w:rPr>
                <w:webHidden/>
              </w:rPr>
              <w:fldChar w:fldCharType="separate"/>
            </w:r>
            <w:r>
              <w:rPr>
                <w:webHidden/>
              </w:rPr>
              <w:t>34</w:t>
            </w:r>
            <w:r>
              <w:rPr>
                <w:webHidden/>
              </w:rPr>
              <w:fldChar w:fldCharType="end"/>
            </w:r>
          </w:hyperlink>
        </w:p>
        <w:p w14:paraId="7BFF6054" w14:textId="128BEEDB" w:rsidR="00E20245" w:rsidRDefault="00E20245">
          <w:pPr>
            <w:pStyle w:val="TOC2"/>
            <w:rPr>
              <w:rFonts w:asciiTheme="minorHAnsi" w:eastAsiaTheme="minorEastAsia" w:hAnsiTheme="minorHAnsi" w:cstheme="minorBidi"/>
              <w:kern w:val="2"/>
              <w:lang w:val="en-US"/>
              <w14:ligatures w14:val="standardContextual"/>
            </w:rPr>
          </w:pPr>
          <w:hyperlink w:anchor="_Toc192884153" w:history="1">
            <w:r w:rsidRPr="00C9459B">
              <w:rPr>
                <w:rStyle w:val="Hyperlink"/>
                <w:b/>
              </w:rPr>
              <w:t>5.2.8 Load Testing</w:t>
            </w:r>
            <w:r>
              <w:rPr>
                <w:webHidden/>
              </w:rPr>
              <w:tab/>
            </w:r>
            <w:r>
              <w:rPr>
                <w:webHidden/>
              </w:rPr>
              <w:fldChar w:fldCharType="begin"/>
            </w:r>
            <w:r>
              <w:rPr>
                <w:webHidden/>
              </w:rPr>
              <w:instrText xml:space="preserve"> PAGEREF _Toc192884153 \h </w:instrText>
            </w:r>
            <w:r>
              <w:rPr>
                <w:webHidden/>
              </w:rPr>
            </w:r>
            <w:r>
              <w:rPr>
                <w:webHidden/>
              </w:rPr>
              <w:fldChar w:fldCharType="separate"/>
            </w:r>
            <w:r>
              <w:rPr>
                <w:webHidden/>
              </w:rPr>
              <w:t>36</w:t>
            </w:r>
            <w:r>
              <w:rPr>
                <w:webHidden/>
              </w:rPr>
              <w:fldChar w:fldCharType="end"/>
            </w:r>
          </w:hyperlink>
        </w:p>
        <w:p w14:paraId="0F1F6244" w14:textId="67AD1D61" w:rsidR="00E20245" w:rsidRDefault="00E20245">
          <w:pPr>
            <w:pStyle w:val="TOC2"/>
            <w:rPr>
              <w:rFonts w:asciiTheme="minorHAnsi" w:eastAsiaTheme="minorEastAsia" w:hAnsiTheme="minorHAnsi" w:cstheme="minorBidi"/>
              <w:kern w:val="2"/>
              <w:lang w:val="en-US"/>
              <w14:ligatures w14:val="standardContextual"/>
            </w:rPr>
          </w:pPr>
          <w:hyperlink w:anchor="_Toc192884154" w:history="1">
            <w:r w:rsidRPr="00C9459B">
              <w:rPr>
                <w:rStyle w:val="Hyperlink"/>
                <w:b/>
              </w:rPr>
              <w:t>5.2.9 Security Testing</w:t>
            </w:r>
            <w:r>
              <w:rPr>
                <w:webHidden/>
              </w:rPr>
              <w:tab/>
            </w:r>
            <w:r>
              <w:rPr>
                <w:webHidden/>
              </w:rPr>
              <w:fldChar w:fldCharType="begin"/>
            </w:r>
            <w:r>
              <w:rPr>
                <w:webHidden/>
              </w:rPr>
              <w:instrText xml:space="preserve"> PAGEREF _Toc192884154 \h </w:instrText>
            </w:r>
            <w:r>
              <w:rPr>
                <w:webHidden/>
              </w:rPr>
            </w:r>
            <w:r>
              <w:rPr>
                <w:webHidden/>
              </w:rPr>
              <w:fldChar w:fldCharType="separate"/>
            </w:r>
            <w:r>
              <w:rPr>
                <w:webHidden/>
              </w:rPr>
              <w:t>37</w:t>
            </w:r>
            <w:r>
              <w:rPr>
                <w:webHidden/>
              </w:rPr>
              <w:fldChar w:fldCharType="end"/>
            </w:r>
          </w:hyperlink>
        </w:p>
        <w:p w14:paraId="420985F9" w14:textId="4852A6CC" w:rsidR="00E20245" w:rsidRDefault="00E20245">
          <w:pPr>
            <w:pStyle w:val="TOC2"/>
            <w:rPr>
              <w:rFonts w:asciiTheme="minorHAnsi" w:eastAsiaTheme="minorEastAsia" w:hAnsiTheme="minorHAnsi" w:cstheme="minorBidi"/>
              <w:kern w:val="2"/>
              <w:lang w:val="en-US"/>
              <w14:ligatures w14:val="standardContextual"/>
            </w:rPr>
          </w:pPr>
          <w:hyperlink w:anchor="_Toc192884155" w:history="1">
            <w:r w:rsidRPr="00C9459B">
              <w:rPr>
                <w:rStyle w:val="Hyperlink"/>
                <w:b/>
              </w:rPr>
              <w:t>5.2.10 Installation Testing</w:t>
            </w:r>
            <w:r>
              <w:rPr>
                <w:webHidden/>
              </w:rPr>
              <w:tab/>
            </w:r>
            <w:r>
              <w:rPr>
                <w:webHidden/>
              </w:rPr>
              <w:fldChar w:fldCharType="begin"/>
            </w:r>
            <w:r>
              <w:rPr>
                <w:webHidden/>
              </w:rPr>
              <w:instrText xml:space="preserve"> PAGEREF _Toc192884155 \h </w:instrText>
            </w:r>
            <w:r>
              <w:rPr>
                <w:webHidden/>
              </w:rPr>
            </w:r>
            <w:r>
              <w:rPr>
                <w:webHidden/>
              </w:rPr>
              <w:fldChar w:fldCharType="separate"/>
            </w:r>
            <w:r>
              <w:rPr>
                <w:webHidden/>
              </w:rPr>
              <w:t>39</w:t>
            </w:r>
            <w:r>
              <w:rPr>
                <w:webHidden/>
              </w:rPr>
              <w:fldChar w:fldCharType="end"/>
            </w:r>
          </w:hyperlink>
        </w:p>
        <w:p w14:paraId="02656EF0" w14:textId="5BC16928" w:rsidR="00E20245" w:rsidRDefault="00E20245">
          <w:pPr>
            <w:pStyle w:val="TOC2"/>
            <w:rPr>
              <w:rFonts w:asciiTheme="minorHAnsi" w:eastAsiaTheme="minorEastAsia" w:hAnsiTheme="minorHAnsi" w:cstheme="minorBidi"/>
              <w:kern w:val="2"/>
              <w:lang w:val="en-US"/>
              <w14:ligatures w14:val="standardContextual"/>
            </w:rPr>
          </w:pPr>
          <w:hyperlink w:anchor="_Toc192884156" w:history="1">
            <w:r w:rsidRPr="00C9459B">
              <w:rPr>
                <w:rStyle w:val="Hyperlink"/>
                <w:b/>
              </w:rPr>
              <w:t>5.2.11 Acceptance Test Cases</w:t>
            </w:r>
            <w:r>
              <w:rPr>
                <w:webHidden/>
              </w:rPr>
              <w:tab/>
            </w:r>
            <w:r>
              <w:rPr>
                <w:webHidden/>
              </w:rPr>
              <w:fldChar w:fldCharType="begin"/>
            </w:r>
            <w:r>
              <w:rPr>
                <w:webHidden/>
              </w:rPr>
              <w:instrText xml:space="preserve"> PAGEREF _Toc192884156 \h </w:instrText>
            </w:r>
            <w:r>
              <w:rPr>
                <w:webHidden/>
              </w:rPr>
            </w:r>
            <w:r>
              <w:rPr>
                <w:webHidden/>
              </w:rPr>
              <w:fldChar w:fldCharType="separate"/>
            </w:r>
            <w:r>
              <w:rPr>
                <w:webHidden/>
              </w:rPr>
              <w:t>41</w:t>
            </w:r>
            <w:r>
              <w:rPr>
                <w:webHidden/>
              </w:rPr>
              <w:fldChar w:fldCharType="end"/>
            </w:r>
          </w:hyperlink>
        </w:p>
        <w:p w14:paraId="085D99A0" w14:textId="234305D8" w:rsidR="00E20245" w:rsidRDefault="00E20245">
          <w:pPr>
            <w:pStyle w:val="TOC2"/>
            <w:rPr>
              <w:rFonts w:asciiTheme="minorHAnsi" w:eastAsiaTheme="minorEastAsia" w:hAnsiTheme="minorHAnsi" w:cstheme="minorBidi"/>
              <w:kern w:val="2"/>
              <w:lang w:val="en-US"/>
              <w14:ligatures w14:val="standardContextual"/>
            </w:rPr>
          </w:pPr>
          <w:hyperlink w:anchor="_Toc192884157" w:history="1">
            <w:r w:rsidRPr="00C9459B">
              <w:rPr>
                <w:rStyle w:val="Hyperlink"/>
                <w:b/>
              </w:rPr>
              <w:t>5.3 Defect or Bug Sheet</w:t>
            </w:r>
            <w:r>
              <w:rPr>
                <w:webHidden/>
              </w:rPr>
              <w:tab/>
            </w:r>
            <w:r>
              <w:rPr>
                <w:webHidden/>
              </w:rPr>
              <w:fldChar w:fldCharType="begin"/>
            </w:r>
            <w:r>
              <w:rPr>
                <w:webHidden/>
              </w:rPr>
              <w:instrText xml:space="preserve"> PAGEREF _Toc192884157 \h </w:instrText>
            </w:r>
            <w:r>
              <w:rPr>
                <w:webHidden/>
              </w:rPr>
            </w:r>
            <w:r>
              <w:rPr>
                <w:webHidden/>
              </w:rPr>
              <w:fldChar w:fldCharType="separate"/>
            </w:r>
            <w:r>
              <w:rPr>
                <w:webHidden/>
              </w:rPr>
              <w:t>43</w:t>
            </w:r>
            <w:r>
              <w:rPr>
                <w:webHidden/>
              </w:rPr>
              <w:fldChar w:fldCharType="end"/>
            </w:r>
          </w:hyperlink>
        </w:p>
        <w:p w14:paraId="09DB3798" w14:textId="7FA049B8" w:rsidR="00E20245" w:rsidRDefault="00E20245">
          <w:pPr>
            <w:pStyle w:val="TOC2"/>
            <w:rPr>
              <w:rFonts w:asciiTheme="minorHAnsi" w:eastAsiaTheme="minorEastAsia" w:hAnsiTheme="minorHAnsi" w:cstheme="minorBidi"/>
              <w:kern w:val="2"/>
              <w:lang w:val="en-US"/>
              <w14:ligatures w14:val="standardContextual"/>
            </w:rPr>
          </w:pPr>
          <w:hyperlink w:anchor="_Toc192884158" w:history="1">
            <w:r w:rsidRPr="00C9459B">
              <w:rPr>
                <w:rStyle w:val="Hyperlink"/>
                <w:b/>
              </w:rPr>
              <w:t>5.4 Test Report</w:t>
            </w:r>
            <w:r>
              <w:rPr>
                <w:webHidden/>
              </w:rPr>
              <w:tab/>
            </w:r>
            <w:r>
              <w:rPr>
                <w:webHidden/>
              </w:rPr>
              <w:fldChar w:fldCharType="begin"/>
            </w:r>
            <w:r>
              <w:rPr>
                <w:webHidden/>
              </w:rPr>
              <w:instrText xml:space="preserve"> PAGEREF _Toc192884158 \h </w:instrText>
            </w:r>
            <w:r>
              <w:rPr>
                <w:webHidden/>
              </w:rPr>
            </w:r>
            <w:r>
              <w:rPr>
                <w:webHidden/>
              </w:rPr>
              <w:fldChar w:fldCharType="separate"/>
            </w:r>
            <w:r>
              <w:rPr>
                <w:webHidden/>
              </w:rPr>
              <w:t>44</w:t>
            </w:r>
            <w:r>
              <w:rPr>
                <w:webHidden/>
              </w:rPr>
              <w:fldChar w:fldCharType="end"/>
            </w:r>
          </w:hyperlink>
        </w:p>
        <w:p w14:paraId="39F0699F" w14:textId="5C362340" w:rsidR="00E20245" w:rsidRDefault="00E20245">
          <w:pPr>
            <w:pStyle w:val="TOC1"/>
            <w:rPr>
              <w:rFonts w:asciiTheme="minorHAnsi" w:eastAsiaTheme="minorEastAsia" w:hAnsiTheme="minorHAnsi" w:cstheme="minorBidi"/>
              <w:b w:val="0"/>
              <w:bCs w:val="0"/>
              <w:spacing w:val="0"/>
              <w:kern w:val="2"/>
              <w:lang w:val="en-US"/>
              <w14:ligatures w14:val="standardContextual"/>
            </w:rPr>
          </w:pPr>
          <w:hyperlink w:anchor="_Toc192884159" w:history="1">
            <w:r w:rsidRPr="00C9459B">
              <w:rPr>
                <w:rStyle w:val="Hyperlink"/>
                <w:i/>
              </w:rPr>
              <w:t>6.</w:t>
            </w:r>
            <w:r>
              <w:rPr>
                <w:rFonts w:asciiTheme="minorHAnsi" w:eastAsiaTheme="minorEastAsia" w:hAnsiTheme="minorHAnsi" w:cstheme="minorBidi"/>
                <w:b w:val="0"/>
                <w:bCs w:val="0"/>
                <w:spacing w:val="0"/>
                <w:kern w:val="2"/>
                <w:lang w:val="en-US"/>
                <w14:ligatures w14:val="standardContextual"/>
              </w:rPr>
              <w:tab/>
            </w:r>
            <w:r w:rsidRPr="00C9459B">
              <w:rPr>
                <w:rStyle w:val="Hyperlink"/>
              </w:rPr>
              <w:t>Conclusion</w:t>
            </w:r>
            <w:r>
              <w:rPr>
                <w:webHidden/>
              </w:rPr>
              <w:tab/>
            </w:r>
            <w:r>
              <w:rPr>
                <w:webHidden/>
              </w:rPr>
              <w:fldChar w:fldCharType="begin"/>
            </w:r>
            <w:r>
              <w:rPr>
                <w:webHidden/>
              </w:rPr>
              <w:instrText xml:space="preserve"> PAGEREF _Toc192884159 \h </w:instrText>
            </w:r>
            <w:r>
              <w:rPr>
                <w:webHidden/>
              </w:rPr>
            </w:r>
            <w:r>
              <w:rPr>
                <w:webHidden/>
              </w:rPr>
              <w:fldChar w:fldCharType="separate"/>
            </w:r>
            <w:r>
              <w:rPr>
                <w:webHidden/>
              </w:rPr>
              <w:t>47</w:t>
            </w:r>
            <w:r>
              <w:rPr>
                <w:webHidden/>
              </w:rPr>
              <w:fldChar w:fldCharType="end"/>
            </w:r>
          </w:hyperlink>
        </w:p>
        <w:p w14:paraId="5710D82C" w14:textId="37675A5F" w:rsidR="00E20245" w:rsidRDefault="00E20245">
          <w:pPr>
            <w:pStyle w:val="TOC2"/>
            <w:rPr>
              <w:rFonts w:asciiTheme="minorHAnsi" w:eastAsiaTheme="minorEastAsia" w:hAnsiTheme="minorHAnsi" w:cstheme="minorBidi"/>
              <w:kern w:val="2"/>
              <w:lang w:val="en-US"/>
              <w14:ligatures w14:val="standardContextual"/>
            </w:rPr>
          </w:pPr>
          <w:hyperlink w:anchor="_Toc192884160" w:history="1">
            <w:r w:rsidRPr="00C9459B">
              <w:rPr>
                <w:rStyle w:val="Hyperlink"/>
                <w:b/>
              </w:rPr>
              <w:t>6.1</w:t>
            </w:r>
            <w:r>
              <w:rPr>
                <w:rFonts w:asciiTheme="minorHAnsi" w:eastAsiaTheme="minorEastAsia" w:hAnsiTheme="minorHAnsi" w:cstheme="minorBidi"/>
                <w:kern w:val="2"/>
                <w:lang w:val="en-US"/>
                <w14:ligatures w14:val="standardContextual"/>
              </w:rPr>
              <w:tab/>
            </w:r>
            <w:r w:rsidRPr="00C9459B">
              <w:rPr>
                <w:rStyle w:val="Hyperlink"/>
                <w:b/>
              </w:rPr>
              <w:t>Introduction</w:t>
            </w:r>
            <w:r>
              <w:rPr>
                <w:webHidden/>
              </w:rPr>
              <w:tab/>
            </w:r>
            <w:r>
              <w:rPr>
                <w:webHidden/>
              </w:rPr>
              <w:fldChar w:fldCharType="begin"/>
            </w:r>
            <w:r>
              <w:rPr>
                <w:webHidden/>
              </w:rPr>
              <w:instrText xml:space="preserve"> PAGEREF _Toc192884160 \h </w:instrText>
            </w:r>
            <w:r>
              <w:rPr>
                <w:webHidden/>
              </w:rPr>
            </w:r>
            <w:r>
              <w:rPr>
                <w:webHidden/>
              </w:rPr>
              <w:fldChar w:fldCharType="separate"/>
            </w:r>
            <w:r>
              <w:rPr>
                <w:webHidden/>
              </w:rPr>
              <w:t>47</w:t>
            </w:r>
            <w:r>
              <w:rPr>
                <w:webHidden/>
              </w:rPr>
              <w:fldChar w:fldCharType="end"/>
            </w:r>
          </w:hyperlink>
        </w:p>
        <w:p w14:paraId="3C41FA02" w14:textId="2BF1EAAC" w:rsidR="00E20245" w:rsidRDefault="00E20245">
          <w:pPr>
            <w:pStyle w:val="TOC1"/>
            <w:rPr>
              <w:rFonts w:asciiTheme="minorHAnsi" w:eastAsiaTheme="minorEastAsia" w:hAnsiTheme="minorHAnsi" w:cstheme="minorBidi"/>
              <w:b w:val="0"/>
              <w:bCs w:val="0"/>
              <w:spacing w:val="0"/>
              <w:kern w:val="2"/>
              <w:lang w:val="en-US"/>
              <w14:ligatures w14:val="standardContextual"/>
            </w:rPr>
          </w:pPr>
          <w:hyperlink w:anchor="_Toc192884161" w:history="1">
            <w:r w:rsidRPr="00C9459B">
              <w:rPr>
                <w:rStyle w:val="Hyperlink"/>
              </w:rPr>
              <w:t>7.</w:t>
            </w:r>
            <w:r>
              <w:rPr>
                <w:rFonts w:asciiTheme="minorHAnsi" w:eastAsiaTheme="minorEastAsia" w:hAnsiTheme="minorHAnsi" w:cstheme="minorBidi"/>
                <w:b w:val="0"/>
                <w:bCs w:val="0"/>
                <w:spacing w:val="0"/>
                <w:kern w:val="2"/>
                <w:lang w:val="en-US"/>
                <w14:ligatures w14:val="standardContextual"/>
              </w:rPr>
              <w:tab/>
            </w:r>
            <w:r w:rsidRPr="00C9459B">
              <w:rPr>
                <w:rStyle w:val="Hyperlink"/>
              </w:rPr>
              <w:t>Bibliography</w:t>
            </w:r>
            <w:r>
              <w:rPr>
                <w:webHidden/>
              </w:rPr>
              <w:tab/>
            </w:r>
            <w:r>
              <w:rPr>
                <w:webHidden/>
              </w:rPr>
              <w:fldChar w:fldCharType="begin"/>
            </w:r>
            <w:r>
              <w:rPr>
                <w:webHidden/>
              </w:rPr>
              <w:instrText xml:space="preserve"> PAGEREF _Toc192884161 \h </w:instrText>
            </w:r>
            <w:r>
              <w:rPr>
                <w:webHidden/>
              </w:rPr>
            </w:r>
            <w:r>
              <w:rPr>
                <w:webHidden/>
              </w:rPr>
              <w:fldChar w:fldCharType="separate"/>
            </w:r>
            <w:r>
              <w:rPr>
                <w:webHidden/>
              </w:rPr>
              <w:t>49</w:t>
            </w:r>
            <w:r>
              <w:rPr>
                <w:webHidden/>
              </w:rPr>
              <w:fldChar w:fldCharType="end"/>
            </w:r>
          </w:hyperlink>
        </w:p>
        <w:p w14:paraId="1A0928EB" w14:textId="4A20F964" w:rsidR="00986469" w:rsidRPr="00D66F58" w:rsidRDefault="00A250ED" w:rsidP="00F4186E">
          <w:pPr>
            <w:spacing w:line="360" w:lineRule="auto"/>
          </w:pPr>
          <w:r w:rsidRPr="00932CDB">
            <w:rPr>
              <w:b/>
              <w:bCs/>
              <w:noProof/>
            </w:rPr>
            <w:fldChar w:fldCharType="end"/>
          </w:r>
        </w:p>
      </w:sdtContent>
    </w:sdt>
    <w:p w14:paraId="28650E54" w14:textId="77777777" w:rsidR="00986469" w:rsidRDefault="00986469" w:rsidP="00F4186E">
      <w:pPr>
        <w:spacing w:line="360" w:lineRule="auto"/>
      </w:pPr>
    </w:p>
    <w:p w14:paraId="1D06AF48" w14:textId="77777777" w:rsidR="008A4450" w:rsidRDefault="008A4450" w:rsidP="00F4186E">
      <w:pPr>
        <w:spacing w:line="360" w:lineRule="auto"/>
      </w:pPr>
    </w:p>
    <w:p w14:paraId="3982CA77" w14:textId="77777777" w:rsidR="008A4450" w:rsidRDefault="008A4450" w:rsidP="00F4186E">
      <w:pPr>
        <w:spacing w:line="360" w:lineRule="auto"/>
      </w:pPr>
    </w:p>
    <w:p w14:paraId="6DB46BB8" w14:textId="77777777" w:rsidR="008A4450" w:rsidRDefault="008A4450" w:rsidP="00F4186E">
      <w:pPr>
        <w:spacing w:line="360" w:lineRule="auto"/>
      </w:pPr>
    </w:p>
    <w:p w14:paraId="29536763" w14:textId="77777777" w:rsidR="008A4450" w:rsidRDefault="008A4450" w:rsidP="00F4186E">
      <w:pPr>
        <w:spacing w:line="360" w:lineRule="auto"/>
      </w:pPr>
    </w:p>
    <w:p w14:paraId="7D6BA26B" w14:textId="60CB7176" w:rsidR="008A4450" w:rsidRPr="00D66F58" w:rsidRDefault="00C86830" w:rsidP="00F4186E">
      <w:pPr>
        <w:spacing w:line="360" w:lineRule="auto"/>
      </w:pPr>
      <w:r>
        <w:br w:type="page"/>
      </w:r>
    </w:p>
    <w:p w14:paraId="799F22FD" w14:textId="5F29C635" w:rsidR="002A4445" w:rsidRPr="000A06F2" w:rsidRDefault="00547EF1" w:rsidP="00F4186E">
      <w:pPr>
        <w:spacing w:line="360" w:lineRule="auto"/>
        <w:ind w:firstLine="720"/>
        <w:jc w:val="center"/>
        <w:rPr>
          <w:color w:val="000000"/>
          <w:spacing w:val="-2"/>
          <w:sz w:val="32"/>
          <w:szCs w:val="28"/>
        </w:rPr>
      </w:pPr>
      <w:r w:rsidRPr="000A06F2">
        <w:rPr>
          <w:b/>
          <w:sz w:val="32"/>
          <w:szCs w:val="28"/>
        </w:rPr>
        <w:lastRenderedPageBreak/>
        <w:t>LIST OF TABLES</w:t>
      </w:r>
      <w:bookmarkStart w:id="3" w:name="_Toc144751254"/>
      <w:bookmarkStart w:id="4" w:name="_Toc144751329"/>
      <w:bookmarkEnd w:id="1"/>
      <w:bookmarkEnd w:id="2"/>
    </w:p>
    <w:p w14:paraId="2458EB11" w14:textId="77777777" w:rsidR="00433BAD" w:rsidRDefault="00BC4B7C" w:rsidP="00F4186E">
      <w:pPr>
        <w:tabs>
          <w:tab w:val="left" w:pos="4056"/>
        </w:tabs>
        <w:spacing w:line="360" w:lineRule="auto"/>
        <w:ind w:firstLine="720"/>
        <w:rPr>
          <w:noProof/>
        </w:rPr>
      </w:pPr>
      <w:r w:rsidRPr="00D66F58">
        <w:rPr>
          <w:b/>
          <w:sz w:val="28"/>
        </w:rPr>
        <w:tab/>
      </w:r>
      <w:r w:rsidRPr="00D66F58">
        <w:rPr>
          <w:b/>
          <w:sz w:val="28"/>
        </w:rPr>
        <w:fldChar w:fldCharType="begin"/>
      </w:r>
      <w:r w:rsidRPr="00D66F58">
        <w:rPr>
          <w:b/>
          <w:sz w:val="28"/>
        </w:rPr>
        <w:instrText xml:space="preserve"> TOC \h \z \c "Table" </w:instrText>
      </w:r>
      <w:r w:rsidRPr="00D66F58">
        <w:rPr>
          <w:b/>
          <w:sz w:val="28"/>
        </w:rPr>
        <w:fldChar w:fldCharType="separate"/>
      </w:r>
    </w:p>
    <w:p w14:paraId="023EBFEC" w14:textId="6419E023"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77" w:history="1">
        <w:r w:rsidRPr="00106552">
          <w:rPr>
            <w:rStyle w:val="Hyperlink"/>
            <w:noProof/>
          </w:rPr>
          <w:t>Table 1.1: Comparison with Existing Systems and Features</w:t>
        </w:r>
        <w:r>
          <w:rPr>
            <w:noProof/>
            <w:webHidden/>
          </w:rPr>
          <w:tab/>
        </w:r>
        <w:r>
          <w:rPr>
            <w:noProof/>
            <w:webHidden/>
          </w:rPr>
          <w:fldChar w:fldCharType="begin"/>
        </w:r>
        <w:r>
          <w:rPr>
            <w:noProof/>
            <w:webHidden/>
          </w:rPr>
          <w:instrText xml:space="preserve"> PAGEREF _Toc192877777 \h </w:instrText>
        </w:r>
        <w:r>
          <w:rPr>
            <w:noProof/>
            <w:webHidden/>
          </w:rPr>
        </w:r>
        <w:r>
          <w:rPr>
            <w:noProof/>
            <w:webHidden/>
          </w:rPr>
          <w:fldChar w:fldCharType="separate"/>
        </w:r>
        <w:r>
          <w:rPr>
            <w:noProof/>
            <w:webHidden/>
          </w:rPr>
          <w:t>2</w:t>
        </w:r>
        <w:r>
          <w:rPr>
            <w:noProof/>
            <w:webHidden/>
          </w:rPr>
          <w:fldChar w:fldCharType="end"/>
        </w:r>
      </w:hyperlink>
    </w:p>
    <w:p w14:paraId="3C5584EB" w14:textId="6B89D711"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78" w:history="1">
        <w:r w:rsidRPr="00106552">
          <w:rPr>
            <w:rStyle w:val="Hyperlink"/>
            <w:noProof/>
          </w:rPr>
          <w:t>Table 2.1: List of Features of IESA</w:t>
        </w:r>
        <w:r>
          <w:rPr>
            <w:noProof/>
            <w:webHidden/>
          </w:rPr>
          <w:tab/>
        </w:r>
        <w:r>
          <w:rPr>
            <w:noProof/>
            <w:webHidden/>
          </w:rPr>
          <w:fldChar w:fldCharType="begin"/>
        </w:r>
        <w:r>
          <w:rPr>
            <w:noProof/>
            <w:webHidden/>
          </w:rPr>
          <w:instrText xml:space="preserve"> PAGEREF _Toc192877778 \h </w:instrText>
        </w:r>
        <w:r>
          <w:rPr>
            <w:noProof/>
            <w:webHidden/>
          </w:rPr>
        </w:r>
        <w:r>
          <w:rPr>
            <w:noProof/>
            <w:webHidden/>
          </w:rPr>
          <w:fldChar w:fldCharType="separate"/>
        </w:r>
        <w:r>
          <w:rPr>
            <w:noProof/>
            <w:webHidden/>
          </w:rPr>
          <w:t>9</w:t>
        </w:r>
        <w:r>
          <w:rPr>
            <w:noProof/>
            <w:webHidden/>
          </w:rPr>
          <w:fldChar w:fldCharType="end"/>
        </w:r>
      </w:hyperlink>
    </w:p>
    <w:p w14:paraId="37D91074" w14:textId="0EA8A12E"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79" w:history="1">
        <w:r w:rsidRPr="00106552">
          <w:rPr>
            <w:rStyle w:val="Hyperlink"/>
            <w:noProof/>
          </w:rPr>
          <w:t>Table 3.1: Functional Requirements for IESA</w:t>
        </w:r>
        <w:r>
          <w:rPr>
            <w:noProof/>
            <w:webHidden/>
          </w:rPr>
          <w:tab/>
        </w:r>
        <w:r>
          <w:rPr>
            <w:noProof/>
            <w:webHidden/>
          </w:rPr>
          <w:fldChar w:fldCharType="begin"/>
        </w:r>
        <w:r>
          <w:rPr>
            <w:noProof/>
            <w:webHidden/>
          </w:rPr>
          <w:instrText xml:space="preserve"> PAGEREF _Toc192877779 \h </w:instrText>
        </w:r>
        <w:r>
          <w:rPr>
            <w:noProof/>
            <w:webHidden/>
          </w:rPr>
        </w:r>
        <w:r>
          <w:rPr>
            <w:noProof/>
            <w:webHidden/>
          </w:rPr>
          <w:fldChar w:fldCharType="separate"/>
        </w:r>
        <w:r>
          <w:rPr>
            <w:noProof/>
            <w:webHidden/>
          </w:rPr>
          <w:t>11</w:t>
        </w:r>
        <w:r>
          <w:rPr>
            <w:noProof/>
            <w:webHidden/>
          </w:rPr>
          <w:fldChar w:fldCharType="end"/>
        </w:r>
      </w:hyperlink>
    </w:p>
    <w:p w14:paraId="1D58FDE5" w14:textId="50DEF818"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0" w:history="1">
        <w:r w:rsidRPr="00106552">
          <w:rPr>
            <w:rStyle w:val="Hyperlink"/>
            <w:noProof/>
          </w:rPr>
          <w:t>Table 3.2:Non-Functional Requirements for IESA</w:t>
        </w:r>
        <w:r>
          <w:rPr>
            <w:noProof/>
            <w:webHidden/>
          </w:rPr>
          <w:tab/>
        </w:r>
        <w:r>
          <w:rPr>
            <w:noProof/>
            <w:webHidden/>
          </w:rPr>
          <w:fldChar w:fldCharType="begin"/>
        </w:r>
        <w:r>
          <w:rPr>
            <w:noProof/>
            <w:webHidden/>
          </w:rPr>
          <w:instrText xml:space="preserve"> PAGEREF _Toc192877780 \h </w:instrText>
        </w:r>
        <w:r>
          <w:rPr>
            <w:noProof/>
            <w:webHidden/>
          </w:rPr>
        </w:r>
        <w:r>
          <w:rPr>
            <w:noProof/>
            <w:webHidden/>
          </w:rPr>
          <w:fldChar w:fldCharType="separate"/>
        </w:r>
        <w:r>
          <w:rPr>
            <w:noProof/>
            <w:webHidden/>
          </w:rPr>
          <w:t>18</w:t>
        </w:r>
        <w:r>
          <w:rPr>
            <w:noProof/>
            <w:webHidden/>
          </w:rPr>
          <w:fldChar w:fldCharType="end"/>
        </w:r>
      </w:hyperlink>
    </w:p>
    <w:p w14:paraId="31198FE4" w14:textId="5732A7C9" w:rsidR="002A4445" w:rsidRPr="00D66F58" w:rsidRDefault="00BC4B7C" w:rsidP="00F4186E">
      <w:pPr>
        <w:tabs>
          <w:tab w:val="left" w:pos="4056"/>
        </w:tabs>
        <w:spacing w:line="360" w:lineRule="auto"/>
        <w:ind w:firstLine="720"/>
        <w:rPr>
          <w:b/>
          <w:sz w:val="28"/>
        </w:rPr>
      </w:pPr>
      <w:r w:rsidRPr="00D66F58">
        <w:rPr>
          <w:b/>
          <w:sz w:val="28"/>
        </w:rPr>
        <w:fldChar w:fldCharType="end"/>
      </w:r>
    </w:p>
    <w:p w14:paraId="0D60E297" w14:textId="6951628B" w:rsidR="00067BD3" w:rsidRPr="00D66F58" w:rsidRDefault="00067BD3" w:rsidP="00F4186E">
      <w:pPr>
        <w:tabs>
          <w:tab w:val="right" w:leader="dot" w:pos="8280"/>
        </w:tabs>
        <w:spacing w:line="360" w:lineRule="auto"/>
        <w:ind w:left="720" w:hanging="720"/>
        <w:jc w:val="center"/>
        <w:rPr>
          <w:b/>
          <w:sz w:val="28"/>
        </w:rPr>
      </w:pPr>
    </w:p>
    <w:p w14:paraId="5AC5AAE3" w14:textId="77777777" w:rsidR="00067BD3" w:rsidRPr="00D66F58" w:rsidRDefault="00067BD3" w:rsidP="00F4186E">
      <w:pPr>
        <w:spacing w:line="360" w:lineRule="auto"/>
        <w:rPr>
          <w:b/>
          <w:sz w:val="28"/>
        </w:rPr>
      </w:pPr>
      <w:r w:rsidRPr="00D66F58">
        <w:rPr>
          <w:b/>
          <w:sz w:val="28"/>
        </w:rPr>
        <w:br w:type="page"/>
      </w:r>
    </w:p>
    <w:p w14:paraId="3AA5C86C" w14:textId="77777777" w:rsidR="001A7429" w:rsidRPr="004008A6" w:rsidRDefault="00547EF1" w:rsidP="00F4186E">
      <w:pPr>
        <w:tabs>
          <w:tab w:val="right" w:leader="dot" w:pos="8280"/>
        </w:tabs>
        <w:spacing w:line="360" w:lineRule="auto"/>
        <w:ind w:left="720" w:hanging="720"/>
        <w:jc w:val="center"/>
        <w:rPr>
          <w:b/>
          <w:sz w:val="32"/>
          <w:szCs w:val="28"/>
        </w:rPr>
      </w:pPr>
      <w:r w:rsidRPr="004008A6">
        <w:rPr>
          <w:b/>
          <w:sz w:val="32"/>
          <w:szCs w:val="28"/>
        </w:rPr>
        <w:lastRenderedPageBreak/>
        <w:t>LIST OF ILLUSTRATIONS</w:t>
      </w:r>
      <w:bookmarkEnd w:id="3"/>
      <w:bookmarkEnd w:id="4"/>
    </w:p>
    <w:p w14:paraId="2F0813BB" w14:textId="0FC21B06" w:rsidR="00433BAD" w:rsidRDefault="001A7429"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r w:rsidRPr="00D66F58">
        <w:fldChar w:fldCharType="begin"/>
      </w:r>
      <w:r w:rsidRPr="00D66F58">
        <w:instrText xml:space="preserve"> TOC \h \z \c "Figure" </w:instrText>
      </w:r>
      <w:r w:rsidRPr="00D66F58">
        <w:fldChar w:fldCharType="separate"/>
      </w:r>
      <w:hyperlink w:anchor="_Toc192877782" w:history="1">
        <w:r w:rsidR="00433BAD" w:rsidRPr="002B3CE6">
          <w:rPr>
            <w:rStyle w:val="Hyperlink"/>
            <w:noProof/>
          </w:rPr>
          <w:t>Figure 1.1: Concept Diagram for IESA</w:t>
        </w:r>
        <w:r w:rsidR="00433BAD">
          <w:rPr>
            <w:noProof/>
            <w:webHidden/>
          </w:rPr>
          <w:tab/>
        </w:r>
        <w:r w:rsidR="00433BAD">
          <w:rPr>
            <w:noProof/>
            <w:webHidden/>
          </w:rPr>
          <w:fldChar w:fldCharType="begin"/>
        </w:r>
        <w:r w:rsidR="00433BAD">
          <w:rPr>
            <w:noProof/>
            <w:webHidden/>
          </w:rPr>
          <w:instrText xml:space="preserve"> PAGEREF _Toc192877782 \h </w:instrText>
        </w:r>
        <w:r w:rsidR="00433BAD">
          <w:rPr>
            <w:noProof/>
            <w:webHidden/>
          </w:rPr>
        </w:r>
        <w:r w:rsidR="00433BAD">
          <w:rPr>
            <w:noProof/>
            <w:webHidden/>
          </w:rPr>
          <w:fldChar w:fldCharType="separate"/>
        </w:r>
        <w:r w:rsidR="00433BAD">
          <w:rPr>
            <w:noProof/>
            <w:webHidden/>
          </w:rPr>
          <w:t>5</w:t>
        </w:r>
        <w:r w:rsidR="00433BAD">
          <w:rPr>
            <w:noProof/>
            <w:webHidden/>
          </w:rPr>
          <w:fldChar w:fldCharType="end"/>
        </w:r>
      </w:hyperlink>
    </w:p>
    <w:p w14:paraId="63E9C473" w14:textId="7BF6135C"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3" w:history="1">
        <w:r w:rsidRPr="002B3CE6">
          <w:rPr>
            <w:rStyle w:val="Hyperlink"/>
            <w:noProof/>
          </w:rPr>
          <w:t>Figure 2.1: DFD level 0 for IESA</w:t>
        </w:r>
        <w:r>
          <w:rPr>
            <w:noProof/>
            <w:webHidden/>
          </w:rPr>
          <w:tab/>
        </w:r>
        <w:r>
          <w:rPr>
            <w:noProof/>
            <w:webHidden/>
          </w:rPr>
          <w:fldChar w:fldCharType="begin"/>
        </w:r>
        <w:r>
          <w:rPr>
            <w:noProof/>
            <w:webHidden/>
          </w:rPr>
          <w:instrText xml:space="preserve"> PAGEREF _Toc192877783 \h </w:instrText>
        </w:r>
        <w:r>
          <w:rPr>
            <w:noProof/>
            <w:webHidden/>
          </w:rPr>
        </w:r>
        <w:r>
          <w:rPr>
            <w:noProof/>
            <w:webHidden/>
          </w:rPr>
          <w:fldChar w:fldCharType="separate"/>
        </w:r>
        <w:r>
          <w:rPr>
            <w:noProof/>
            <w:webHidden/>
          </w:rPr>
          <w:t>10</w:t>
        </w:r>
        <w:r>
          <w:rPr>
            <w:noProof/>
            <w:webHidden/>
          </w:rPr>
          <w:fldChar w:fldCharType="end"/>
        </w:r>
      </w:hyperlink>
    </w:p>
    <w:p w14:paraId="1A224F9D" w14:textId="2534F237"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4" w:history="1">
        <w:r w:rsidRPr="002B3CE6">
          <w:rPr>
            <w:rStyle w:val="Hyperlink"/>
            <w:noProof/>
          </w:rPr>
          <w:t>Figure 3.1: Flow Model Diagram for IESA</w:t>
        </w:r>
        <w:r>
          <w:rPr>
            <w:noProof/>
            <w:webHidden/>
          </w:rPr>
          <w:tab/>
        </w:r>
        <w:r>
          <w:rPr>
            <w:noProof/>
            <w:webHidden/>
          </w:rPr>
          <w:fldChar w:fldCharType="begin"/>
        </w:r>
        <w:r>
          <w:rPr>
            <w:noProof/>
            <w:webHidden/>
          </w:rPr>
          <w:instrText xml:space="preserve"> PAGEREF _Toc192877784 \h </w:instrText>
        </w:r>
        <w:r>
          <w:rPr>
            <w:noProof/>
            <w:webHidden/>
          </w:rPr>
        </w:r>
        <w:r>
          <w:rPr>
            <w:noProof/>
            <w:webHidden/>
          </w:rPr>
          <w:fldChar w:fldCharType="separate"/>
        </w:r>
        <w:r>
          <w:rPr>
            <w:noProof/>
            <w:webHidden/>
          </w:rPr>
          <w:t>12</w:t>
        </w:r>
        <w:r>
          <w:rPr>
            <w:noProof/>
            <w:webHidden/>
          </w:rPr>
          <w:fldChar w:fldCharType="end"/>
        </w:r>
      </w:hyperlink>
    </w:p>
    <w:p w14:paraId="3154F9BA" w14:textId="7B40BF17"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5" w:history="1">
        <w:r w:rsidRPr="002B3CE6">
          <w:rPr>
            <w:rStyle w:val="Hyperlink"/>
            <w:noProof/>
          </w:rPr>
          <w:t>Figure 3.2: Login User interface for IESA</w:t>
        </w:r>
        <w:r>
          <w:rPr>
            <w:noProof/>
            <w:webHidden/>
          </w:rPr>
          <w:tab/>
        </w:r>
        <w:r>
          <w:rPr>
            <w:noProof/>
            <w:webHidden/>
          </w:rPr>
          <w:fldChar w:fldCharType="begin"/>
        </w:r>
        <w:r>
          <w:rPr>
            <w:noProof/>
            <w:webHidden/>
          </w:rPr>
          <w:instrText xml:space="preserve"> PAGEREF _Toc192877785 \h </w:instrText>
        </w:r>
        <w:r>
          <w:rPr>
            <w:noProof/>
            <w:webHidden/>
          </w:rPr>
        </w:r>
        <w:r>
          <w:rPr>
            <w:noProof/>
            <w:webHidden/>
          </w:rPr>
          <w:fldChar w:fldCharType="separate"/>
        </w:r>
        <w:r>
          <w:rPr>
            <w:noProof/>
            <w:webHidden/>
          </w:rPr>
          <w:t>13</w:t>
        </w:r>
        <w:r>
          <w:rPr>
            <w:noProof/>
            <w:webHidden/>
          </w:rPr>
          <w:fldChar w:fldCharType="end"/>
        </w:r>
      </w:hyperlink>
    </w:p>
    <w:p w14:paraId="23FD172F" w14:textId="1DCD8C89"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6" w:history="1">
        <w:r w:rsidRPr="002B3CE6">
          <w:rPr>
            <w:rStyle w:val="Hyperlink"/>
            <w:noProof/>
          </w:rPr>
          <w:t>Figure 3.3: Main Dashboard for Data Planner</w:t>
        </w:r>
        <w:r>
          <w:rPr>
            <w:noProof/>
            <w:webHidden/>
          </w:rPr>
          <w:tab/>
        </w:r>
        <w:r>
          <w:rPr>
            <w:noProof/>
            <w:webHidden/>
          </w:rPr>
          <w:fldChar w:fldCharType="begin"/>
        </w:r>
        <w:r>
          <w:rPr>
            <w:noProof/>
            <w:webHidden/>
          </w:rPr>
          <w:instrText xml:space="preserve"> PAGEREF _Toc192877786 \h </w:instrText>
        </w:r>
        <w:r>
          <w:rPr>
            <w:noProof/>
            <w:webHidden/>
          </w:rPr>
        </w:r>
        <w:r>
          <w:rPr>
            <w:noProof/>
            <w:webHidden/>
          </w:rPr>
          <w:fldChar w:fldCharType="separate"/>
        </w:r>
        <w:r>
          <w:rPr>
            <w:noProof/>
            <w:webHidden/>
          </w:rPr>
          <w:t>14</w:t>
        </w:r>
        <w:r>
          <w:rPr>
            <w:noProof/>
            <w:webHidden/>
          </w:rPr>
          <w:fldChar w:fldCharType="end"/>
        </w:r>
      </w:hyperlink>
    </w:p>
    <w:p w14:paraId="3F6F2BE8" w14:textId="48757A5E"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7" w:history="1">
        <w:r w:rsidRPr="002B3CE6">
          <w:rPr>
            <w:rStyle w:val="Hyperlink"/>
            <w:noProof/>
          </w:rPr>
          <w:t>Figure 3.4:Dashboard User Interface for Input Entry Operator</w:t>
        </w:r>
        <w:r>
          <w:rPr>
            <w:noProof/>
            <w:webHidden/>
          </w:rPr>
          <w:tab/>
        </w:r>
        <w:r>
          <w:rPr>
            <w:noProof/>
            <w:webHidden/>
          </w:rPr>
          <w:fldChar w:fldCharType="begin"/>
        </w:r>
        <w:r>
          <w:rPr>
            <w:noProof/>
            <w:webHidden/>
          </w:rPr>
          <w:instrText xml:space="preserve"> PAGEREF _Toc192877787 \h </w:instrText>
        </w:r>
        <w:r>
          <w:rPr>
            <w:noProof/>
            <w:webHidden/>
          </w:rPr>
        </w:r>
        <w:r>
          <w:rPr>
            <w:noProof/>
            <w:webHidden/>
          </w:rPr>
          <w:fldChar w:fldCharType="separate"/>
        </w:r>
        <w:r>
          <w:rPr>
            <w:noProof/>
            <w:webHidden/>
          </w:rPr>
          <w:t>15</w:t>
        </w:r>
        <w:r>
          <w:rPr>
            <w:noProof/>
            <w:webHidden/>
          </w:rPr>
          <w:fldChar w:fldCharType="end"/>
        </w:r>
      </w:hyperlink>
    </w:p>
    <w:p w14:paraId="26F44836" w14:textId="2C65E8AB"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8" w:history="1">
        <w:r w:rsidRPr="002B3CE6">
          <w:rPr>
            <w:rStyle w:val="Hyperlink"/>
            <w:noProof/>
          </w:rPr>
          <w:t>Figure 3.5:Contact Us User Interface for IESA</w:t>
        </w:r>
        <w:r>
          <w:rPr>
            <w:noProof/>
            <w:webHidden/>
          </w:rPr>
          <w:tab/>
        </w:r>
        <w:r>
          <w:rPr>
            <w:noProof/>
            <w:webHidden/>
          </w:rPr>
          <w:fldChar w:fldCharType="begin"/>
        </w:r>
        <w:r>
          <w:rPr>
            <w:noProof/>
            <w:webHidden/>
          </w:rPr>
          <w:instrText xml:space="preserve"> PAGEREF _Toc192877788 \h </w:instrText>
        </w:r>
        <w:r>
          <w:rPr>
            <w:noProof/>
            <w:webHidden/>
          </w:rPr>
        </w:r>
        <w:r>
          <w:rPr>
            <w:noProof/>
            <w:webHidden/>
          </w:rPr>
          <w:fldChar w:fldCharType="separate"/>
        </w:r>
        <w:r>
          <w:rPr>
            <w:noProof/>
            <w:webHidden/>
          </w:rPr>
          <w:t>16</w:t>
        </w:r>
        <w:r>
          <w:rPr>
            <w:noProof/>
            <w:webHidden/>
          </w:rPr>
          <w:fldChar w:fldCharType="end"/>
        </w:r>
      </w:hyperlink>
    </w:p>
    <w:p w14:paraId="04830CCC" w14:textId="216FD6E2" w:rsidR="00433BAD" w:rsidRDefault="00433BAD" w:rsidP="00F4186E">
      <w:pPr>
        <w:pStyle w:val="TableofFigures"/>
        <w:spacing w:line="360" w:lineRule="auto"/>
        <w:rPr>
          <w:rFonts w:asciiTheme="minorHAnsi" w:eastAsiaTheme="minorEastAsia" w:hAnsiTheme="minorHAnsi" w:cstheme="minorBidi"/>
          <w:noProof/>
          <w:color w:val="auto"/>
          <w:spacing w:val="0"/>
          <w:kern w:val="2"/>
          <w:lang w:val="en-US"/>
          <w14:ligatures w14:val="standardContextual"/>
        </w:rPr>
      </w:pPr>
      <w:hyperlink w:anchor="_Toc192877789" w:history="1">
        <w:r w:rsidRPr="002B3CE6">
          <w:rPr>
            <w:rStyle w:val="Hyperlink"/>
            <w:noProof/>
          </w:rPr>
          <w:t>Figure 3.6:ERD diagram for IESA</w:t>
        </w:r>
        <w:r>
          <w:rPr>
            <w:noProof/>
            <w:webHidden/>
          </w:rPr>
          <w:tab/>
        </w:r>
        <w:r>
          <w:rPr>
            <w:noProof/>
            <w:webHidden/>
          </w:rPr>
          <w:fldChar w:fldCharType="begin"/>
        </w:r>
        <w:r>
          <w:rPr>
            <w:noProof/>
            <w:webHidden/>
          </w:rPr>
          <w:instrText xml:space="preserve"> PAGEREF _Toc192877789 \h </w:instrText>
        </w:r>
        <w:r>
          <w:rPr>
            <w:noProof/>
            <w:webHidden/>
          </w:rPr>
        </w:r>
        <w:r>
          <w:rPr>
            <w:noProof/>
            <w:webHidden/>
          </w:rPr>
          <w:fldChar w:fldCharType="separate"/>
        </w:r>
        <w:r>
          <w:rPr>
            <w:noProof/>
            <w:webHidden/>
          </w:rPr>
          <w:t>17</w:t>
        </w:r>
        <w:r>
          <w:rPr>
            <w:noProof/>
            <w:webHidden/>
          </w:rPr>
          <w:fldChar w:fldCharType="end"/>
        </w:r>
      </w:hyperlink>
    </w:p>
    <w:p w14:paraId="70F560BD" w14:textId="328EA508" w:rsidR="00067BD3" w:rsidRPr="00D66F58" w:rsidRDefault="001A7429" w:rsidP="00F4186E">
      <w:pPr>
        <w:tabs>
          <w:tab w:val="right" w:leader="dot" w:pos="8280"/>
        </w:tabs>
        <w:spacing w:line="360" w:lineRule="auto"/>
        <w:ind w:left="720" w:hanging="720"/>
        <w:rPr>
          <w:b/>
          <w:sz w:val="28"/>
        </w:rPr>
      </w:pPr>
      <w:r w:rsidRPr="00D66F58">
        <w:fldChar w:fldCharType="end"/>
      </w:r>
      <w:r w:rsidR="00067BD3" w:rsidRPr="00D66F58">
        <w:br w:type="page"/>
      </w:r>
    </w:p>
    <w:p w14:paraId="7118C12E" w14:textId="6A4B9739" w:rsidR="00547EF1" w:rsidRPr="00343D0C" w:rsidRDefault="00547EF1" w:rsidP="00F4186E">
      <w:pPr>
        <w:spacing w:line="360" w:lineRule="auto"/>
        <w:jc w:val="center"/>
        <w:rPr>
          <w:b/>
          <w:sz w:val="32"/>
          <w:szCs w:val="28"/>
        </w:rPr>
      </w:pPr>
      <w:r w:rsidRPr="00343D0C">
        <w:rPr>
          <w:b/>
          <w:sz w:val="32"/>
          <w:szCs w:val="28"/>
        </w:rPr>
        <w:lastRenderedPageBreak/>
        <w:t xml:space="preserve">LIST OF ABBREVIATIONS </w:t>
      </w:r>
    </w:p>
    <w:tbl>
      <w:tblPr>
        <w:tblStyle w:val="TableGrid"/>
        <w:tblW w:w="0" w:type="auto"/>
        <w:tblLook w:val="04A0" w:firstRow="1" w:lastRow="0" w:firstColumn="1" w:lastColumn="0" w:noHBand="0" w:noVBand="1"/>
      </w:tblPr>
      <w:tblGrid>
        <w:gridCol w:w="1146"/>
        <w:gridCol w:w="7151"/>
      </w:tblGrid>
      <w:tr w:rsidR="001D409B" w:rsidRPr="00D66F58" w14:paraId="434ADFAB" w14:textId="77777777" w:rsidTr="006F557C">
        <w:tc>
          <w:tcPr>
            <w:tcW w:w="1146" w:type="dxa"/>
          </w:tcPr>
          <w:p w14:paraId="42AFBC03" w14:textId="7579FB24" w:rsidR="001D409B" w:rsidRPr="00D66F58" w:rsidRDefault="001D409B" w:rsidP="00F4186E">
            <w:pPr>
              <w:spacing w:line="360" w:lineRule="auto"/>
              <w:rPr>
                <w:b/>
                <w:sz w:val="28"/>
              </w:rPr>
            </w:pPr>
            <w:r w:rsidRPr="00D66F58">
              <w:rPr>
                <w:b/>
                <w:sz w:val="28"/>
              </w:rPr>
              <w:t xml:space="preserve">Word </w:t>
            </w:r>
          </w:p>
        </w:tc>
        <w:tc>
          <w:tcPr>
            <w:tcW w:w="7151" w:type="dxa"/>
          </w:tcPr>
          <w:p w14:paraId="6ACC8658" w14:textId="520F3C94" w:rsidR="001D409B" w:rsidRPr="00D66F58" w:rsidRDefault="001D409B" w:rsidP="00F4186E">
            <w:pPr>
              <w:spacing w:line="360" w:lineRule="auto"/>
              <w:rPr>
                <w:b/>
                <w:sz w:val="28"/>
              </w:rPr>
            </w:pPr>
            <w:r w:rsidRPr="00D66F58">
              <w:rPr>
                <w:b/>
                <w:sz w:val="28"/>
              </w:rPr>
              <w:t>Phrase Definition / Abbreviation</w:t>
            </w:r>
          </w:p>
        </w:tc>
      </w:tr>
      <w:tr w:rsidR="006F557C" w:rsidRPr="00D66F58" w14:paraId="231C58DC" w14:textId="77777777" w:rsidTr="006F557C">
        <w:tc>
          <w:tcPr>
            <w:tcW w:w="1146" w:type="dxa"/>
          </w:tcPr>
          <w:p w14:paraId="3806518F" w14:textId="52328748" w:rsidR="006F557C" w:rsidRPr="00D66F58" w:rsidRDefault="006F557C" w:rsidP="00F4186E">
            <w:pPr>
              <w:spacing w:line="360" w:lineRule="auto"/>
              <w:jc w:val="center"/>
              <w:rPr>
                <w:b/>
                <w:sz w:val="28"/>
              </w:rPr>
            </w:pPr>
            <w:r w:rsidRPr="00D66F58">
              <w:rPr>
                <w:bCs/>
              </w:rPr>
              <w:t>AI</w:t>
            </w:r>
          </w:p>
        </w:tc>
        <w:tc>
          <w:tcPr>
            <w:tcW w:w="7151" w:type="dxa"/>
          </w:tcPr>
          <w:p w14:paraId="6573B60F" w14:textId="777CC3AC" w:rsidR="006F557C" w:rsidRPr="00D66F58" w:rsidRDefault="006F557C" w:rsidP="00F4186E">
            <w:pPr>
              <w:spacing w:line="360" w:lineRule="auto"/>
              <w:rPr>
                <w:b/>
                <w:sz w:val="28"/>
              </w:rPr>
            </w:pPr>
            <w:r w:rsidRPr="00D66F58">
              <w:rPr>
                <w:bCs/>
              </w:rPr>
              <w:t>Artificial Intelligence</w:t>
            </w:r>
          </w:p>
        </w:tc>
      </w:tr>
      <w:tr w:rsidR="006F557C" w:rsidRPr="00D66F58" w14:paraId="5177FDA9" w14:textId="77777777" w:rsidTr="006F557C">
        <w:tc>
          <w:tcPr>
            <w:tcW w:w="1146" w:type="dxa"/>
          </w:tcPr>
          <w:p w14:paraId="52CD1649" w14:textId="345BA9AD" w:rsidR="006F557C" w:rsidRPr="00D66F58" w:rsidRDefault="006F557C" w:rsidP="00F4186E">
            <w:pPr>
              <w:spacing w:line="360" w:lineRule="auto"/>
              <w:jc w:val="center"/>
              <w:rPr>
                <w:bCs/>
              </w:rPr>
            </w:pPr>
            <w:r w:rsidRPr="00D66F58">
              <w:rPr>
                <w:bCs/>
                <w:lang w:val="en-US"/>
              </w:rPr>
              <w:t>DFD</w:t>
            </w:r>
          </w:p>
        </w:tc>
        <w:tc>
          <w:tcPr>
            <w:tcW w:w="7151" w:type="dxa"/>
          </w:tcPr>
          <w:p w14:paraId="20DCCB82" w14:textId="3B89217F" w:rsidR="006F557C" w:rsidRPr="00D66F58" w:rsidRDefault="006F557C" w:rsidP="00F4186E">
            <w:pPr>
              <w:spacing w:line="360" w:lineRule="auto"/>
              <w:rPr>
                <w:bCs/>
              </w:rPr>
            </w:pPr>
            <w:r w:rsidRPr="00D66F58">
              <w:rPr>
                <w:bCs/>
                <w:lang w:val="en-US"/>
              </w:rPr>
              <w:t>Data Flow Diagram</w:t>
            </w:r>
          </w:p>
        </w:tc>
      </w:tr>
      <w:tr w:rsidR="006F557C" w:rsidRPr="00D66F58" w14:paraId="22BB1BAB" w14:textId="77777777" w:rsidTr="006F557C">
        <w:tc>
          <w:tcPr>
            <w:tcW w:w="1146" w:type="dxa"/>
          </w:tcPr>
          <w:p w14:paraId="2B81FA77" w14:textId="33274177" w:rsidR="006F557C" w:rsidRPr="00D66F58" w:rsidRDefault="006F557C" w:rsidP="00F4186E">
            <w:pPr>
              <w:spacing w:line="360" w:lineRule="auto"/>
              <w:jc w:val="center"/>
              <w:rPr>
                <w:bCs/>
                <w:lang w:val="en-US"/>
              </w:rPr>
            </w:pPr>
            <w:r w:rsidRPr="00D66F58">
              <w:rPr>
                <w:bCs/>
                <w:lang w:val="en-US"/>
              </w:rPr>
              <w:t>DS</w:t>
            </w:r>
          </w:p>
        </w:tc>
        <w:tc>
          <w:tcPr>
            <w:tcW w:w="7151" w:type="dxa"/>
          </w:tcPr>
          <w:p w14:paraId="34725F34" w14:textId="04074F85" w:rsidR="006F557C" w:rsidRPr="00D66F58" w:rsidRDefault="006F557C" w:rsidP="00F4186E">
            <w:pPr>
              <w:spacing w:line="360" w:lineRule="auto"/>
              <w:rPr>
                <w:bCs/>
                <w:lang w:val="en-US"/>
              </w:rPr>
            </w:pPr>
            <w:r w:rsidRPr="00D66F58">
              <w:rPr>
                <w:bCs/>
                <w:lang w:val="en-US"/>
              </w:rPr>
              <w:t>Data Science</w:t>
            </w:r>
          </w:p>
        </w:tc>
      </w:tr>
      <w:tr w:rsidR="006F557C" w:rsidRPr="00D66F58" w14:paraId="3C969F5E" w14:textId="77777777" w:rsidTr="006F557C">
        <w:tc>
          <w:tcPr>
            <w:tcW w:w="1146" w:type="dxa"/>
          </w:tcPr>
          <w:p w14:paraId="404C3147" w14:textId="219DA0DA" w:rsidR="006F557C" w:rsidRPr="00D66F58" w:rsidRDefault="006F557C" w:rsidP="00F4186E">
            <w:pPr>
              <w:spacing w:line="360" w:lineRule="auto"/>
              <w:jc w:val="center"/>
              <w:rPr>
                <w:bCs/>
                <w:lang w:val="en-US"/>
              </w:rPr>
            </w:pPr>
            <w:r w:rsidRPr="00D66F58">
              <w:rPr>
                <w:bCs/>
                <w:lang w:val="en-US"/>
              </w:rPr>
              <w:t>DSS</w:t>
            </w:r>
          </w:p>
        </w:tc>
        <w:tc>
          <w:tcPr>
            <w:tcW w:w="7151" w:type="dxa"/>
          </w:tcPr>
          <w:p w14:paraId="460B5A5E" w14:textId="373098BF" w:rsidR="006F557C" w:rsidRPr="00D66F58" w:rsidRDefault="006F557C" w:rsidP="00F4186E">
            <w:pPr>
              <w:spacing w:line="360" w:lineRule="auto"/>
              <w:rPr>
                <w:bCs/>
                <w:lang w:val="en-US"/>
              </w:rPr>
            </w:pPr>
            <w:r w:rsidRPr="00D66F58">
              <w:rPr>
                <w:bCs/>
                <w:lang w:val="en-US"/>
              </w:rPr>
              <w:t>Decision Support System</w:t>
            </w:r>
          </w:p>
        </w:tc>
      </w:tr>
      <w:tr w:rsidR="006F557C" w:rsidRPr="00D66F58" w14:paraId="42327DAE" w14:textId="77777777" w:rsidTr="006F557C">
        <w:tc>
          <w:tcPr>
            <w:tcW w:w="1146" w:type="dxa"/>
          </w:tcPr>
          <w:p w14:paraId="40971B86" w14:textId="77C2BAA9" w:rsidR="006F557C" w:rsidRPr="00D66F58" w:rsidRDefault="006F557C" w:rsidP="00F4186E">
            <w:pPr>
              <w:spacing w:line="360" w:lineRule="auto"/>
              <w:jc w:val="center"/>
              <w:rPr>
                <w:bCs/>
                <w:lang w:val="en-US"/>
              </w:rPr>
            </w:pPr>
            <w:r w:rsidRPr="00D66F58">
              <w:rPr>
                <w:bCs/>
              </w:rPr>
              <w:t>FR</w:t>
            </w:r>
          </w:p>
        </w:tc>
        <w:tc>
          <w:tcPr>
            <w:tcW w:w="7151" w:type="dxa"/>
          </w:tcPr>
          <w:p w14:paraId="0007B189" w14:textId="047FEC1F" w:rsidR="006F557C" w:rsidRPr="00D66F58" w:rsidRDefault="006F557C" w:rsidP="00F4186E">
            <w:pPr>
              <w:spacing w:line="360" w:lineRule="auto"/>
              <w:rPr>
                <w:bCs/>
                <w:lang w:val="en-US"/>
              </w:rPr>
            </w:pPr>
            <w:r w:rsidRPr="00D66F58">
              <w:rPr>
                <w:bCs/>
              </w:rPr>
              <w:t>Functional Requirement</w:t>
            </w:r>
          </w:p>
        </w:tc>
      </w:tr>
      <w:tr w:rsidR="006F557C" w:rsidRPr="00D66F58" w14:paraId="02B6A069" w14:textId="77777777" w:rsidTr="006F557C">
        <w:tc>
          <w:tcPr>
            <w:tcW w:w="1146" w:type="dxa"/>
          </w:tcPr>
          <w:p w14:paraId="2A738D25" w14:textId="73E94668" w:rsidR="006F557C" w:rsidRPr="00D66F58" w:rsidRDefault="006F557C" w:rsidP="00F4186E">
            <w:pPr>
              <w:spacing w:line="360" w:lineRule="auto"/>
              <w:jc w:val="center"/>
              <w:rPr>
                <w:bCs/>
              </w:rPr>
            </w:pPr>
            <w:r w:rsidRPr="00D66F58">
              <w:rPr>
                <w:bCs/>
              </w:rPr>
              <w:t>IESA</w:t>
            </w:r>
          </w:p>
        </w:tc>
        <w:tc>
          <w:tcPr>
            <w:tcW w:w="7151" w:type="dxa"/>
          </w:tcPr>
          <w:p w14:paraId="2DFA9F1B" w14:textId="4848B65A" w:rsidR="006F557C" w:rsidRPr="00D66F58" w:rsidRDefault="006F557C" w:rsidP="00F4186E">
            <w:pPr>
              <w:spacing w:line="360" w:lineRule="auto"/>
              <w:rPr>
                <w:bCs/>
              </w:rPr>
            </w:pPr>
            <w:r w:rsidRPr="00D66F58">
              <w:rPr>
                <w:bCs/>
              </w:rPr>
              <w:t xml:space="preserve">Intelligent Energy scenario Analysis </w:t>
            </w:r>
          </w:p>
        </w:tc>
      </w:tr>
      <w:tr w:rsidR="00D75ACD" w:rsidRPr="00D66F58" w14:paraId="1C158305" w14:textId="77777777" w:rsidTr="006F557C">
        <w:tc>
          <w:tcPr>
            <w:tcW w:w="1146" w:type="dxa"/>
          </w:tcPr>
          <w:p w14:paraId="21E110E2" w14:textId="4CE98B9A" w:rsidR="00D75ACD" w:rsidRPr="00D66F58" w:rsidRDefault="00D75ACD" w:rsidP="00F4186E">
            <w:pPr>
              <w:spacing w:line="360" w:lineRule="auto"/>
              <w:jc w:val="center"/>
              <w:rPr>
                <w:bCs/>
              </w:rPr>
            </w:pPr>
            <w:r w:rsidRPr="00D66F58">
              <w:rPr>
                <w:bCs/>
                <w:lang w:val="en-US"/>
              </w:rPr>
              <w:t>ML</w:t>
            </w:r>
          </w:p>
        </w:tc>
        <w:tc>
          <w:tcPr>
            <w:tcW w:w="7151" w:type="dxa"/>
          </w:tcPr>
          <w:p w14:paraId="525182D8" w14:textId="369D6405" w:rsidR="00D75ACD" w:rsidRPr="00D66F58" w:rsidRDefault="00D75ACD" w:rsidP="00F4186E">
            <w:pPr>
              <w:spacing w:line="360" w:lineRule="auto"/>
              <w:rPr>
                <w:bCs/>
              </w:rPr>
            </w:pPr>
            <w:r w:rsidRPr="00D66F58">
              <w:rPr>
                <w:bCs/>
                <w:lang w:val="en-US"/>
              </w:rPr>
              <w:t>Machine Learning</w:t>
            </w:r>
          </w:p>
        </w:tc>
      </w:tr>
      <w:tr w:rsidR="00D75ACD" w:rsidRPr="00D66F58" w14:paraId="086BAC55" w14:textId="77777777" w:rsidTr="006F557C">
        <w:tc>
          <w:tcPr>
            <w:tcW w:w="1146" w:type="dxa"/>
          </w:tcPr>
          <w:p w14:paraId="5C50D9B7" w14:textId="343CD51F" w:rsidR="00D75ACD" w:rsidRPr="00D66F58" w:rsidRDefault="00D75ACD" w:rsidP="00F4186E">
            <w:pPr>
              <w:spacing w:line="360" w:lineRule="auto"/>
              <w:jc w:val="center"/>
              <w:rPr>
                <w:bCs/>
                <w:lang w:val="en-US"/>
              </w:rPr>
            </w:pPr>
            <w:r w:rsidRPr="00D66F58">
              <w:rPr>
                <w:bCs/>
              </w:rPr>
              <w:t>NFR</w:t>
            </w:r>
          </w:p>
        </w:tc>
        <w:tc>
          <w:tcPr>
            <w:tcW w:w="7151" w:type="dxa"/>
          </w:tcPr>
          <w:p w14:paraId="24BD2CC8" w14:textId="1CC8E02E" w:rsidR="00D75ACD" w:rsidRPr="00D66F58" w:rsidRDefault="00D75ACD" w:rsidP="00F4186E">
            <w:pPr>
              <w:spacing w:line="360" w:lineRule="auto"/>
              <w:rPr>
                <w:bCs/>
                <w:lang w:val="en-US"/>
              </w:rPr>
            </w:pPr>
            <w:r w:rsidRPr="00D66F58">
              <w:rPr>
                <w:bCs/>
              </w:rPr>
              <w:t>Non-Functional Requirement</w:t>
            </w:r>
          </w:p>
        </w:tc>
      </w:tr>
      <w:tr w:rsidR="00D75ACD" w:rsidRPr="00D66F58" w14:paraId="7587D78A" w14:textId="77777777" w:rsidTr="006F557C">
        <w:tc>
          <w:tcPr>
            <w:tcW w:w="1146" w:type="dxa"/>
          </w:tcPr>
          <w:p w14:paraId="33348834" w14:textId="35A375D6" w:rsidR="00D75ACD" w:rsidRPr="00D66F58" w:rsidRDefault="00D75ACD" w:rsidP="00F4186E">
            <w:pPr>
              <w:spacing w:line="360" w:lineRule="auto"/>
              <w:jc w:val="center"/>
              <w:rPr>
                <w:bCs/>
              </w:rPr>
            </w:pPr>
            <w:r w:rsidRPr="00D66F58">
              <w:rPr>
                <w:bCs/>
              </w:rPr>
              <w:t>SRS</w:t>
            </w:r>
          </w:p>
        </w:tc>
        <w:tc>
          <w:tcPr>
            <w:tcW w:w="7151" w:type="dxa"/>
          </w:tcPr>
          <w:p w14:paraId="015A053E" w14:textId="155010DB" w:rsidR="00D75ACD" w:rsidRPr="00D66F58" w:rsidRDefault="00D75ACD" w:rsidP="00F4186E">
            <w:pPr>
              <w:spacing w:line="360" w:lineRule="auto"/>
              <w:rPr>
                <w:bCs/>
              </w:rPr>
            </w:pPr>
            <w:r w:rsidRPr="00D66F58">
              <w:rPr>
                <w:bCs/>
              </w:rPr>
              <w:t>Software Requirements Specification</w:t>
            </w:r>
          </w:p>
        </w:tc>
      </w:tr>
    </w:tbl>
    <w:p w14:paraId="3EC69DDE" w14:textId="77777777" w:rsidR="00393615" w:rsidRDefault="00393615" w:rsidP="00F4186E">
      <w:pPr>
        <w:spacing w:line="360" w:lineRule="auto"/>
        <w:rPr>
          <w:iCs/>
        </w:rPr>
        <w:sectPr w:rsidR="00393615" w:rsidSect="00393615">
          <w:footerReference w:type="default" r:id="rId9"/>
          <w:type w:val="continuous"/>
          <w:pgSz w:w="11907" w:h="16839" w:code="9"/>
          <w:pgMar w:top="1440" w:right="1440" w:bottom="1440" w:left="2160" w:header="720" w:footer="720" w:gutter="0"/>
          <w:pgNumType w:fmt="lowerRoman" w:start="1"/>
          <w:cols w:space="720"/>
          <w:titlePg/>
          <w:docGrid w:linePitch="360"/>
        </w:sectPr>
      </w:pPr>
    </w:p>
    <w:p w14:paraId="09EE70F7" w14:textId="04202EB7" w:rsidR="00910AB5" w:rsidRPr="00AF0949" w:rsidRDefault="00910AB5" w:rsidP="00F4186E">
      <w:pPr>
        <w:pStyle w:val="ChapterNo"/>
        <w:spacing w:line="360" w:lineRule="auto"/>
      </w:pPr>
      <w:r w:rsidRPr="00AF0949">
        <w:lastRenderedPageBreak/>
        <w:t>Chapter 1</w:t>
      </w:r>
    </w:p>
    <w:p w14:paraId="3FE9C84F" w14:textId="7B1960CB" w:rsidR="00E52231" w:rsidRPr="00C705B6" w:rsidRDefault="003A62FA" w:rsidP="00F4186E">
      <w:pPr>
        <w:pStyle w:val="Heading1"/>
        <w:rPr>
          <w:i/>
        </w:rPr>
      </w:pPr>
      <w:bookmarkStart w:id="5" w:name="_Toc192884103"/>
      <w:r w:rsidRPr="00C705B6">
        <w:t>Introduction</w:t>
      </w:r>
      <w:bookmarkEnd w:id="5"/>
    </w:p>
    <w:p w14:paraId="06B654CC" w14:textId="5005E2E3" w:rsidR="00E06033" w:rsidRPr="00D865C6" w:rsidRDefault="00E06033" w:rsidP="00F4186E">
      <w:pPr>
        <w:numPr>
          <w:ilvl w:val="1"/>
          <w:numId w:val="1"/>
        </w:numPr>
        <w:spacing w:line="360" w:lineRule="auto"/>
        <w:jc w:val="both"/>
        <w:outlineLvl w:val="1"/>
        <w:rPr>
          <w:b/>
          <w:color w:val="000000" w:themeColor="text1"/>
          <w:sz w:val="28"/>
          <w:szCs w:val="28"/>
        </w:rPr>
      </w:pPr>
      <w:bookmarkStart w:id="6" w:name="_Toc144751257"/>
      <w:bookmarkStart w:id="7" w:name="_Toc144751937"/>
      <w:bookmarkStart w:id="8" w:name="_Toc449345640"/>
      <w:bookmarkStart w:id="9" w:name="_Toc142899764"/>
      <w:bookmarkStart w:id="10" w:name="_Toc142899944"/>
      <w:bookmarkStart w:id="11" w:name="_Toc142900089"/>
      <w:bookmarkStart w:id="12" w:name="_Toc192884104"/>
      <w:r w:rsidRPr="00D865C6">
        <w:rPr>
          <w:b/>
          <w:color w:val="000000" w:themeColor="text1"/>
          <w:sz w:val="28"/>
          <w:szCs w:val="28"/>
        </w:rPr>
        <w:t>Introduction</w:t>
      </w:r>
      <w:bookmarkEnd w:id="6"/>
      <w:bookmarkEnd w:id="7"/>
      <w:bookmarkEnd w:id="8"/>
      <w:bookmarkEnd w:id="12"/>
    </w:p>
    <w:p w14:paraId="098B96AE" w14:textId="1DA4A227" w:rsidR="002B7383" w:rsidRPr="00250E2D" w:rsidRDefault="003117AE" w:rsidP="00F4186E">
      <w:pPr>
        <w:spacing w:line="360" w:lineRule="auto"/>
        <w:jc w:val="both"/>
        <w:rPr>
          <w:color w:val="000000" w:themeColor="text1"/>
        </w:rPr>
      </w:pPr>
      <w:r w:rsidRPr="00D66F58">
        <w:rPr>
          <w:color w:val="000000" w:themeColor="text1"/>
        </w:rPr>
        <w:t>The report provides an overview of IESA stands for Intelligent Energy Scenario Analysis</w:t>
      </w:r>
      <w:r w:rsidR="00250E2D">
        <w:rPr>
          <w:color w:val="000000" w:themeColor="text1"/>
        </w:rPr>
        <w:t xml:space="preserve"> s</w:t>
      </w:r>
      <w:r w:rsidRPr="00D66F58">
        <w:rPr>
          <w:color w:val="000000" w:themeColor="text1"/>
        </w:rPr>
        <w:t xml:space="preserve">ystem, which is a </w:t>
      </w:r>
      <w:r w:rsidR="00504AD5" w:rsidRPr="00D66F58">
        <w:rPr>
          <w:color w:val="000000" w:themeColor="text1"/>
        </w:rPr>
        <w:t>cutting-edge</w:t>
      </w:r>
      <w:r w:rsidRPr="00D66F58">
        <w:rPr>
          <w:color w:val="000000" w:themeColor="text1"/>
        </w:rPr>
        <w:t xml:space="preserve"> decision support system </w:t>
      </w:r>
      <w:r w:rsidR="002B7383" w:rsidRPr="00D66F58">
        <w:rPr>
          <w:color w:val="000000" w:themeColor="text1"/>
        </w:rPr>
        <w:t xml:space="preserve">designed to assist energy planner in energy related decisions and </w:t>
      </w:r>
      <w:r w:rsidR="002B7383" w:rsidRPr="00D66F58">
        <w:t>to promote sustainable energy management and efficient energy resource allocation and to reduce energy wastage. We are developing IESA as a part of BSSE (Bachelor of Software Engineering) degree at Foundation University Islamabad. This document contains all the necessary information for methodologies, implementations and outcomes of IESA.</w:t>
      </w:r>
    </w:p>
    <w:p w14:paraId="0CFC5D4E" w14:textId="60D0BCB3" w:rsidR="00632C55" w:rsidRPr="00D66F58" w:rsidRDefault="00F6041C" w:rsidP="00F4186E">
      <w:pPr>
        <w:spacing w:line="360" w:lineRule="auto"/>
        <w:jc w:val="both"/>
        <w:rPr>
          <w:lang w:val="en-US"/>
        </w:rPr>
      </w:pPr>
      <w:r w:rsidRPr="00D66F58">
        <w:t xml:space="preserve">In this era, where </w:t>
      </w:r>
      <w:r w:rsidRPr="00D66F58">
        <w:rPr>
          <w:lang w:val="en-US"/>
        </w:rPr>
        <w:t xml:space="preserve">Increasing demand for energy resources due to increase of populations and people moving to more luxury life, combine with inefficient usage and planning poses a critical challenge in sustainability, resource management and carbon emissions. Traditional methods and existing DSS failed to cope up with complex variables and scenarios and </w:t>
      </w:r>
      <w:r w:rsidRPr="00D66F58">
        <w:t xml:space="preserve">fall short </w:t>
      </w:r>
      <w:r w:rsidRPr="00D66F58">
        <w:rPr>
          <w:lang w:val="en-US"/>
        </w:rPr>
        <w:t xml:space="preserve">accurate predictions. Most of </w:t>
      </w:r>
      <w:r w:rsidR="00E303A3" w:rsidRPr="00D66F58">
        <w:rPr>
          <w:lang w:val="en-US"/>
        </w:rPr>
        <w:t>the existing</w:t>
      </w:r>
      <w:r w:rsidRPr="00D66F58">
        <w:rPr>
          <w:lang w:val="en-US"/>
        </w:rPr>
        <w:t xml:space="preserve"> DSS </w:t>
      </w:r>
      <w:r w:rsidR="00504AD5" w:rsidRPr="00D66F58">
        <w:rPr>
          <w:lang w:val="en-US"/>
        </w:rPr>
        <w:t>were</w:t>
      </w:r>
      <w:r w:rsidRPr="00D66F58">
        <w:rPr>
          <w:lang w:val="en-US"/>
        </w:rPr>
        <w:t xml:space="preserve"> developed 5 to 7 years ago, and in these 5 to 7 years forecasting algos have become quite mature and accurate and at the same time those systems are quite expensive for their licensing with steep learning curve which makes it hard for decision makers to make optimal </w:t>
      </w:r>
      <w:r w:rsidR="00DE54C9" w:rsidRPr="00D66F58">
        <w:rPr>
          <w:lang w:val="en-US"/>
        </w:rPr>
        <w:t>decisions</w:t>
      </w:r>
      <w:r w:rsidRPr="00D66F58">
        <w:rPr>
          <w:lang w:val="en-US"/>
        </w:rPr>
        <w:t xml:space="preserve">. The IESA system enables its users in making </w:t>
      </w:r>
      <w:proofErr w:type="spellStart"/>
      <w:r w:rsidRPr="00D66F58">
        <w:rPr>
          <w:lang w:val="en-US"/>
        </w:rPr>
        <w:t>a</w:t>
      </w:r>
      <w:proofErr w:type="spellEnd"/>
      <w:r w:rsidRPr="00D66F58">
        <w:rPr>
          <w:lang w:val="en-US"/>
        </w:rPr>
        <w:t xml:space="preserve"> informed decision as it employs advance AI and DS</w:t>
      </w:r>
      <w:r w:rsidR="00632C55" w:rsidRPr="00D66F58">
        <w:rPr>
          <w:lang w:val="en-US"/>
        </w:rPr>
        <w:t xml:space="preserve"> algorithms</w:t>
      </w:r>
      <w:r w:rsidR="00770E30" w:rsidRPr="00D66F58">
        <w:rPr>
          <w:lang w:val="en-US"/>
        </w:rPr>
        <w:t xml:space="preserve"> like WisRule, Linear Regression, K means Clustering etc. </w:t>
      </w:r>
      <w:r w:rsidR="00632C55" w:rsidRPr="00D66F58">
        <w:t>to predict future needs by using historical data to generate trends and then predict future needs and presenting that historical data to measure performance over time and predicted data for future needs on user friendly dashboards</w:t>
      </w:r>
      <w:r w:rsidR="00770E30" w:rsidRPr="00D66F58">
        <w:t xml:space="preserve"> to promote decision maker to take most optimal decision </w:t>
      </w:r>
      <w:r w:rsidR="00B32172" w:rsidRPr="00D66F58">
        <w:t>for best practices for energy efficiency and sustainability</w:t>
      </w:r>
      <w:r w:rsidR="00570562" w:rsidRPr="00D66F58">
        <w:t>.</w:t>
      </w:r>
    </w:p>
    <w:p w14:paraId="39BF1C28" w14:textId="4429C7FA" w:rsidR="00B25457" w:rsidRPr="00D865C6" w:rsidRDefault="0022125E" w:rsidP="00F4186E">
      <w:pPr>
        <w:numPr>
          <w:ilvl w:val="1"/>
          <w:numId w:val="1"/>
        </w:numPr>
        <w:spacing w:line="360" w:lineRule="auto"/>
        <w:jc w:val="both"/>
        <w:outlineLvl w:val="1"/>
        <w:rPr>
          <w:b/>
          <w:sz w:val="28"/>
          <w:szCs w:val="28"/>
        </w:rPr>
      </w:pPr>
      <w:bookmarkStart w:id="13" w:name="_Toc449345641"/>
      <w:bookmarkStart w:id="14" w:name="_Toc192884105"/>
      <w:bookmarkEnd w:id="9"/>
      <w:bookmarkEnd w:id="10"/>
      <w:bookmarkEnd w:id="11"/>
      <w:r w:rsidRPr="00D865C6">
        <w:rPr>
          <w:b/>
          <w:sz w:val="28"/>
          <w:szCs w:val="28"/>
        </w:rPr>
        <w:t>Existing System</w:t>
      </w:r>
      <w:bookmarkEnd w:id="13"/>
      <w:bookmarkEnd w:id="14"/>
    </w:p>
    <w:p w14:paraId="0DA4A0FD" w14:textId="149D2659" w:rsidR="00DB3FAD" w:rsidRPr="00D66F58" w:rsidRDefault="006273F7" w:rsidP="00F4186E">
      <w:pPr>
        <w:pStyle w:val="NoSpacing"/>
        <w:spacing w:line="360" w:lineRule="auto"/>
        <w:jc w:val="both"/>
      </w:pPr>
      <w:r w:rsidRPr="00D66F58">
        <w:t xml:space="preserve">Existing decision support system face </w:t>
      </w:r>
      <w:r w:rsidR="00430E34" w:rsidRPr="00D66F58">
        <w:t>falls</w:t>
      </w:r>
      <w:r w:rsidRPr="00D66F58">
        <w:t xml:space="preserve"> short </w:t>
      </w:r>
      <w:r w:rsidR="001F52AF" w:rsidRPr="00D66F58">
        <w:t>as they encounter various challenges that limits their efficiency and scalability</w:t>
      </w:r>
      <w:r w:rsidR="00DB3FAD" w:rsidRPr="00D66F58">
        <w:t>. Most traditional systems lack advanced predictive capabilities and scenario analysis features, providing only basic data visualization and analysis tools. A</w:t>
      </w:r>
      <w:r w:rsidR="00B8563A" w:rsidRPr="00D66F58">
        <w:t>lso</w:t>
      </w:r>
      <w:r w:rsidR="00DB3FAD" w:rsidRPr="00D66F58">
        <w:t xml:space="preserve">, many of these systems are expensive, require </w:t>
      </w:r>
      <w:r w:rsidR="00B8563A" w:rsidRPr="00D66F58">
        <w:t>a</w:t>
      </w:r>
      <w:ins w:id="15" w:author="Prof. Dr. Muhammad Shaheen" w:date="2025-01-03T12:58:00Z" w16du:dateUtc="2025-01-03T07:58:00Z">
        <w:r w:rsidR="002060DA" w:rsidRPr="00D66F58">
          <w:t xml:space="preserve"> </w:t>
        </w:r>
      </w:ins>
      <w:r w:rsidR="00B8563A" w:rsidRPr="00D66F58">
        <w:lastRenderedPageBreak/>
        <w:t>lot of</w:t>
      </w:r>
      <w:r w:rsidR="00DB3FAD" w:rsidRPr="00D66F58">
        <w:t xml:space="preserve"> training, and fail to accommodate diverse stakeholder requirements, such as IT administrators, energy planners, and data operators.</w:t>
      </w:r>
    </w:p>
    <w:p w14:paraId="45C319EE" w14:textId="53CE8EAE" w:rsidR="006036A4" w:rsidRPr="00D66F58" w:rsidRDefault="00DB3FAD" w:rsidP="00F4186E">
      <w:pPr>
        <w:pStyle w:val="NoSpacing"/>
        <w:spacing w:line="360" w:lineRule="auto"/>
        <w:jc w:val="both"/>
      </w:pPr>
      <w:r w:rsidRPr="00D66F58">
        <w:t xml:space="preserve">For instance, tools like </w:t>
      </w:r>
      <w:proofErr w:type="spellStart"/>
      <w:r w:rsidRPr="00D66F58">
        <w:t>EnergyPLAN</w:t>
      </w:r>
      <w:proofErr w:type="spellEnd"/>
      <w:r w:rsidRPr="00D66F58">
        <w:t xml:space="preserve"> and HOMER primarily focus on high-level energy system analysis but lack</w:t>
      </w:r>
      <w:r w:rsidR="00643986" w:rsidRPr="00D66F58">
        <w:t xml:space="preserve"> in terms of</w:t>
      </w:r>
      <w:r w:rsidRPr="00D66F58">
        <w:t xml:space="preserve"> AI-driven algorithms for </w:t>
      </w:r>
      <w:r w:rsidR="00643986" w:rsidRPr="00D66F58">
        <w:t>micro level</w:t>
      </w:r>
      <w:r w:rsidRPr="00D66F58">
        <w:t xml:space="preserve"> forecasting and optimization. Furthermore, existing </w:t>
      </w:r>
      <w:r w:rsidR="00643986" w:rsidRPr="00D66F58">
        <w:t>systems</w:t>
      </w:r>
      <w:r w:rsidRPr="00D66F58">
        <w:t xml:space="preserve"> often overlook personalization and user-friendly interfaces, which limits their adaptability</w:t>
      </w:r>
      <w:r w:rsidR="00643986" w:rsidRPr="00D66F58">
        <w:t xml:space="preserve"> and flexibility</w:t>
      </w:r>
      <w:r w:rsidRPr="00D66F58">
        <w:t xml:space="preserve"> for varying user expertise levels. These shortcomings highlight the need for a</w:t>
      </w:r>
      <w:r w:rsidR="00643986" w:rsidRPr="00D66F58">
        <w:t xml:space="preserve"> new and</w:t>
      </w:r>
      <w:r w:rsidRPr="00D66F58">
        <w:t xml:space="preserve"> versatile, AI-driven platform like IESA to address these gaps</w:t>
      </w:r>
      <w:r w:rsidR="008D7377">
        <w:t>.</w:t>
      </w:r>
    </w:p>
    <w:p w14:paraId="34E35AC3" w14:textId="77777777" w:rsidR="00171DCB" w:rsidRDefault="00171DCB" w:rsidP="00F4186E">
      <w:pPr>
        <w:pStyle w:val="Caption"/>
        <w:keepNext/>
        <w:spacing w:after="0" w:line="360" w:lineRule="auto"/>
        <w:ind w:left="0"/>
      </w:pPr>
    </w:p>
    <w:tbl>
      <w:tblPr>
        <w:tblStyle w:val="TableGridLight"/>
        <w:tblpPr w:leftFromText="180" w:rightFromText="180" w:vertAnchor="page" w:horzAnchor="margin" w:tblpXSpec="center" w:tblpY="5731"/>
        <w:tblW w:w="10439" w:type="dxa"/>
        <w:tblLayout w:type="fixed"/>
        <w:tblLook w:val="0600" w:firstRow="0" w:lastRow="0" w:firstColumn="0" w:lastColumn="0" w:noHBand="1" w:noVBand="1"/>
      </w:tblPr>
      <w:tblGrid>
        <w:gridCol w:w="1800"/>
        <w:gridCol w:w="1260"/>
        <w:gridCol w:w="1374"/>
        <w:gridCol w:w="994"/>
        <w:gridCol w:w="1017"/>
        <w:gridCol w:w="750"/>
        <w:gridCol w:w="750"/>
        <w:gridCol w:w="750"/>
        <w:gridCol w:w="916"/>
        <w:gridCol w:w="828"/>
      </w:tblGrid>
      <w:tr w:rsidR="004B57BD" w:rsidRPr="00D66F58" w14:paraId="501F4924" w14:textId="77777777" w:rsidTr="004B57BD">
        <w:trPr>
          <w:trHeight w:val="962"/>
        </w:trPr>
        <w:tc>
          <w:tcPr>
            <w:tcW w:w="1800" w:type="dxa"/>
            <w:shd w:val="clear" w:color="auto" w:fill="000000" w:themeFill="text1"/>
            <w:hideMark/>
          </w:tcPr>
          <w:p w14:paraId="550496AE" w14:textId="77777777" w:rsidR="004B57BD" w:rsidRPr="00D66F58" w:rsidRDefault="004B57BD" w:rsidP="00F4186E">
            <w:pPr>
              <w:pStyle w:val="NoSpacing"/>
              <w:spacing w:line="360" w:lineRule="auto"/>
              <w:jc w:val="center"/>
              <w:rPr>
                <w:sz w:val="22"/>
                <w:szCs w:val="22"/>
                <w:lang w:val="en-US"/>
              </w:rPr>
            </w:pPr>
            <w:r w:rsidRPr="00D66F58">
              <w:rPr>
                <w:b/>
                <w:bCs/>
                <w:sz w:val="22"/>
                <w:szCs w:val="22"/>
                <w:lang w:val="en-US"/>
              </w:rPr>
              <w:t>Features</w:t>
            </w:r>
          </w:p>
        </w:tc>
        <w:tc>
          <w:tcPr>
            <w:tcW w:w="1260" w:type="dxa"/>
            <w:shd w:val="clear" w:color="auto" w:fill="000000" w:themeFill="text1"/>
            <w:hideMark/>
          </w:tcPr>
          <w:p w14:paraId="2C157984" w14:textId="77777777" w:rsidR="004B57BD" w:rsidRPr="00D66F58" w:rsidRDefault="004B57BD" w:rsidP="00F4186E">
            <w:pPr>
              <w:pStyle w:val="NoSpacing"/>
              <w:spacing w:line="360" w:lineRule="auto"/>
              <w:jc w:val="center"/>
              <w:rPr>
                <w:sz w:val="20"/>
                <w:szCs w:val="20"/>
                <w:lang w:val="en-US"/>
              </w:rPr>
            </w:pPr>
            <w:proofErr w:type="spellStart"/>
            <w:r w:rsidRPr="00D66F58">
              <w:rPr>
                <w:b/>
                <w:bCs/>
                <w:sz w:val="20"/>
                <w:szCs w:val="20"/>
                <w:lang w:val="en-US"/>
              </w:rPr>
              <w:t>LoadSEER</w:t>
            </w:r>
            <w:proofErr w:type="spellEnd"/>
          </w:p>
        </w:tc>
        <w:tc>
          <w:tcPr>
            <w:tcW w:w="1374" w:type="dxa"/>
            <w:shd w:val="clear" w:color="auto" w:fill="000000" w:themeFill="text1"/>
            <w:hideMark/>
          </w:tcPr>
          <w:p w14:paraId="4EE375E6" w14:textId="77777777" w:rsidR="004B57BD" w:rsidRPr="00D66F58" w:rsidRDefault="004B57BD" w:rsidP="00F4186E">
            <w:pPr>
              <w:pStyle w:val="NoSpacing"/>
              <w:spacing w:line="360" w:lineRule="auto"/>
              <w:jc w:val="center"/>
              <w:rPr>
                <w:sz w:val="20"/>
                <w:szCs w:val="20"/>
                <w:lang w:val="en-US"/>
              </w:rPr>
            </w:pPr>
            <w:proofErr w:type="spellStart"/>
            <w:r w:rsidRPr="00074E8C">
              <w:rPr>
                <w:b/>
                <w:bCs/>
                <w:sz w:val="18"/>
                <w:szCs w:val="18"/>
                <w:lang w:val="en-US"/>
              </w:rPr>
              <w:t>EnergyPLAN</w:t>
            </w:r>
            <w:proofErr w:type="spellEnd"/>
          </w:p>
        </w:tc>
        <w:tc>
          <w:tcPr>
            <w:tcW w:w="994" w:type="dxa"/>
            <w:shd w:val="clear" w:color="auto" w:fill="000000" w:themeFill="text1"/>
            <w:hideMark/>
          </w:tcPr>
          <w:p w14:paraId="072ED432"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HOMER Pro</w:t>
            </w:r>
          </w:p>
        </w:tc>
        <w:tc>
          <w:tcPr>
            <w:tcW w:w="1017" w:type="dxa"/>
            <w:shd w:val="clear" w:color="auto" w:fill="000000" w:themeFill="text1"/>
            <w:hideMark/>
          </w:tcPr>
          <w:p w14:paraId="2A8F3B43"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PLEXOS</w:t>
            </w:r>
          </w:p>
        </w:tc>
        <w:tc>
          <w:tcPr>
            <w:tcW w:w="750" w:type="dxa"/>
            <w:shd w:val="clear" w:color="auto" w:fill="000000" w:themeFill="text1"/>
            <w:hideMark/>
          </w:tcPr>
          <w:p w14:paraId="53E13C8D"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OSET</w:t>
            </w:r>
          </w:p>
        </w:tc>
        <w:tc>
          <w:tcPr>
            <w:tcW w:w="750" w:type="dxa"/>
            <w:shd w:val="clear" w:color="auto" w:fill="000000" w:themeFill="text1"/>
            <w:hideMark/>
          </w:tcPr>
          <w:p w14:paraId="02DCC471"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LEAP</w:t>
            </w:r>
          </w:p>
        </w:tc>
        <w:tc>
          <w:tcPr>
            <w:tcW w:w="750" w:type="dxa"/>
            <w:shd w:val="clear" w:color="auto" w:fill="000000" w:themeFill="text1"/>
            <w:hideMark/>
          </w:tcPr>
          <w:p w14:paraId="6A68E702"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ETAP</w:t>
            </w:r>
          </w:p>
        </w:tc>
        <w:tc>
          <w:tcPr>
            <w:tcW w:w="916" w:type="dxa"/>
            <w:shd w:val="clear" w:color="auto" w:fill="000000" w:themeFill="text1"/>
            <w:hideMark/>
          </w:tcPr>
          <w:p w14:paraId="55732E44"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Siemens PSS/E</w:t>
            </w:r>
          </w:p>
        </w:tc>
        <w:tc>
          <w:tcPr>
            <w:tcW w:w="828" w:type="dxa"/>
            <w:shd w:val="clear" w:color="auto" w:fill="000000" w:themeFill="text1"/>
            <w:hideMark/>
          </w:tcPr>
          <w:p w14:paraId="3EC2BED2"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Our System</w:t>
            </w:r>
          </w:p>
        </w:tc>
      </w:tr>
      <w:tr w:rsidR="004B57BD" w:rsidRPr="00D66F58" w14:paraId="4CF82BD2" w14:textId="77777777" w:rsidTr="004B57BD">
        <w:trPr>
          <w:trHeight w:val="962"/>
        </w:trPr>
        <w:tc>
          <w:tcPr>
            <w:tcW w:w="1800" w:type="dxa"/>
            <w:hideMark/>
          </w:tcPr>
          <w:p w14:paraId="5B45D586"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Historical Data Visualization</w:t>
            </w:r>
          </w:p>
        </w:tc>
        <w:tc>
          <w:tcPr>
            <w:tcW w:w="1260" w:type="dxa"/>
            <w:hideMark/>
          </w:tcPr>
          <w:p w14:paraId="211D61A7"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7F3813B0"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255846D8"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46A28258"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36F3472"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3C3BE862"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14ED1D0"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27D40D14"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0D067D0E"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4B57BD" w:rsidRPr="00D66F58" w14:paraId="2F58E2DF" w14:textId="77777777" w:rsidTr="004B57BD">
        <w:trPr>
          <w:trHeight w:val="898"/>
        </w:trPr>
        <w:tc>
          <w:tcPr>
            <w:tcW w:w="1800" w:type="dxa"/>
            <w:hideMark/>
          </w:tcPr>
          <w:p w14:paraId="67B5F7CB"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Prediction Modeling</w:t>
            </w:r>
          </w:p>
        </w:tc>
        <w:tc>
          <w:tcPr>
            <w:tcW w:w="1260" w:type="dxa"/>
            <w:hideMark/>
          </w:tcPr>
          <w:p w14:paraId="4AF0252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79CE0D0D"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70D79B4A"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1A6D518F"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EDE8F2C"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B277BF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4CBFC5C"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009D4DD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2DBFBA40"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4B57BD" w:rsidRPr="00D66F58" w14:paraId="62EDAF48" w14:textId="77777777" w:rsidTr="004B57BD">
        <w:trPr>
          <w:trHeight w:val="681"/>
        </w:trPr>
        <w:tc>
          <w:tcPr>
            <w:tcW w:w="1800" w:type="dxa"/>
            <w:hideMark/>
          </w:tcPr>
          <w:p w14:paraId="00045E25"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Scenario Analysis</w:t>
            </w:r>
          </w:p>
        </w:tc>
        <w:tc>
          <w:tcPr>
            <w:tcW w:w="1260" w:type="dxa"/>
            <w:hideMark/>
          </w:tcPr>
          <w:p w14:paraId="429C541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02530A15"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46B679C1"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6169CECF"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332FC90C"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4B408FC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06D8848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3B613AEF"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1C1EC163"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4B57BD" w:rsidRPr="00D66F58" w14:paraId="1E91D026" w14:textId="77777777" w:rsidTr="004B57BD">
        <w:trPr>
          <w:trHeight w:val="962"/>
        </w:trPr>
        <w:tc>
          <w:tcPr>
            <w:tcW w:w="1800" w:type="dxa"/>
            <w:hideMark/>
          </w:tcPr>
          <w:p w14:paraId="536A3F76"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Recommendations and Insights</w:t>
            </w:r>
          </w:p>
        </w:tc>
        <w:tc>
          <w:tcPr>
            <w:tcW w:w="1260" w:type="dxa"/>
            <w:hideMark/>
          </w:tcPr>
          <w:p w14:paraId="2E1177B2"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6F29BBBB"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2F13ED7F"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2A8ADEA8"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2C8C8B61"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26CBD27E"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745705D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4987C952"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79431BE3"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4B57BD" w:rsidRPr="00D66F58" w14:paraId="6241BE27" w14:textId="77777777" w:rsidTr="004B57BD">
        <w:trPr>
          <w:trHeight w:val="1196"/>
        </w:trPr>
        <w:tc>
          <w:tcPr>
            <w:tcW w:w="1800" w:type="dxa"/>
            <w:hideMark/>
          </w:tcPr>
          <w:p w14:paraId="5AEAFEDF"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Data Visualization in Dashboards</w:t>
            </w:r>
          </w:p>
        </w:tc>
        <w:tc>
          <w:tcPr>
            <w:tcW w:w="1260" w:type="dxa"/>
            <w:hideMark/>
          </w:tcPr>
          <w:p w14:paraId="04408C47"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3B523C6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5CE45FF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404235B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47135CAF"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4CD7900C"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04BDFA7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073EACD5"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0A7915B0"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4B57BD" w:rsidRPr="00D66F58" w14:paraId="25F083DB" w14:textId="77777777" w:rsidTr="004B57BD">
        <w:trPr>
          <w:trHeight w:val="652"/>
        </w:trPr>
        <w:tc>
          <w:tcPr>
            <w:tcW w:w="1800" w:type="dxa"/>
            <w:hideMark/>
          </w:tcPr>
          <w:p w14:paraId="0F28C75F"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Exportable Reports</w:t>
            </w:r>
          </w:p>
        </w:tc>
        <w:tc>
          <w:tcPr>
            <w:tcW w:w="1260" w:type="dxa"/>
            <w:hideMark/>
          </w:tcPr>
          <w:p w14:paraId="2A753BE3"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6E874C07"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577C9D35"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62A7CD0C"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5A723A8C"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6B3CE9FE"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1AE9AD03"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119F09C2"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1D461DC3"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4B57BD" w:rsidRPr="00D66F58" w14:paraId="7FEA9AC2" w14:textId="77777777" w:rsidTr="004B57BD">
        <w:trPr>
          <w:trHeight w:val="962"/>
        </w:trPr>
        <w:tc>
          <w:tcPr>
            <w:tcW w:w="1800" w:type="dxa"/>
            <w:hideMark/>
          </w:tcPr>
          <w:p w14:paraId="16FF1D03" w14:textId="77777777" w:rsidR="004B57BD" w:rsidRPr="00D66F58" w:rsidRDefault="004B57BD" w:rsidP="00F4186E">
            <w:pPr>
              <w:pStyle w:val="NoSpacing"/>
              <w:spacing w:line="360" w:lineRule="auto"/>
              <w:jc w:val="center"/>
              <w:rPr>
                <w:sz w:val="20"/>
                <w:szCs w:val="20"/>
                <w:lang w:val="en-US"/>
              </w:rPr>
            </w:pPr>
            <w:r w:rsidRPr="00D66F58">
              <w:rPr>
                <w:b/>
                <w:bCs/>
                <w:sz w:val="20"/>
                <w:szCs w:val="20"/>
                <w:lang w:val="en-US"/>
              </w:rPr>
              <w:t>Comparison among Scenarios</w:t>
            </w:r>
          </w:p>
        </w:tc>
        <w:tc>
          <w:tcPr>
            <w:tcW w:w="1260" w:type="dxa"/>
            <w:hideMark/>
          </w:tcPr>
          <w:p w14:paraId="5408B542"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hideMark/>
          </w:tcPr>
          <w:p w14:paraId="6D1E9584"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hideMark/>
          </w:tcPr>
          <w:p w14:paraId="495AE26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hideMark/>
          </w:tcPr>
          <w:p w14:paraId="3EACC0EB"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0471CAFF"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1C854107"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hideMark/>
          </w:tcPr>
          <w:p w14:paraId="3F1C595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hideMark/>
          </w:tcPr>
          <w:p w14:paraId="3D9C80D3"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hideMark/>
          </w:tcPr>
          <w:p w14:paraId="38070228"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r w:rsidR="004B57BD" w:rsidRPr="00D66F58" w14:paraId="44CE4491" w14:textId="77777777" w:rsidTr="004B57BD">
        <w:trPr>
          <w:trHeight w:val="962"/>
        </w:trPr>
        <w:tc>
          <w:tcPr>
            <w:tcW w:w="1800" w:type="dxa"/>
          </w:tcPr>
          <w:p w14:paraId="664009B2" w14:textId="77777777" w:rsidR="004B57BD" w:rsidRPr="00D66F58" w:rsidRDefault="004B57BD" w:rsidP="00F4186E">
            <w:pPr>
              <w:pStyle w:val="NoSpacing"/>
              <w:spacing w:line="360" w:lineRule="auto"/>
              <w:jc w:val="center"/>
              <w:rPr>
                <w:b/>
                <w:bCs/>
                <w:sz w:val="20"/>
                <w:szCs w:val="20"/>
                <w:lang w:val="en-US"/>
              </w:rPr>
            </w:pPr>
            <w:r w:rsidRPr="00D66F58">
              <w:rPr>
                <w:b/>
                <w:bCs/>
                <w:sz w:val="20"/>
                <w:szCs w:val="20"/>
                <w:lang w:val="en-US"/>
              </w:rPr>
              <w:t>Wisdom Mining</w:t>
            </w:r>
          </w:p>
        </w:tc>
        <w:tc>
          <w:tcPr>
            <w:tcW w:w="1260" w:type="dxa"/>
          </w:tcPr>
          <w:p w14:paraId="41C0F05E"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374" w:type="dxa"/>
          </w:tcPr>
          <w:p w14:paraId="21D225E9"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94" w:type="dxa"/>
          </w:tcPr>
          <w:p w14:paraId="1605145E"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1017" w:type="dxa"/>
          </w:tcPr>
          <w:p w14:paraId="5BEB20E1"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tcPr>
          <w:p w14:paraId="6659438F"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tcPr>
          <w:p w14:paraId="0981AD67"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750" w:type="dxa"/>
          </w:tcPr>
          <w:p w14:paraId="4EE603D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916" w:type="dxa"/>
          </w:tcPr>
          <w:p w14:paraId="692E0427"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c>
          <w:tcPr>
            <w:tcW w:w="828" w:type="dxa"/>
          </w:tcPr>
          <w:p w14:paraId="25623D16" w14:textId="77777777" w:rsidR="004B57BD" w:rsidRPr="00D66F58" w:rsidRDefault="004B57BD" w:rsidP="00F4186E">
            <w:pPr>
              <w:pStyle w:val="NoSpacing"/>
              <w:spacing w:line="360" w:lineRule="auto"/>
              <w:jc w:val="center"/>
              <w:rPr>
                <w:sz w:val="22"/>
                <w:szCs w:val="22"/>
                <w:lang w:val="en-US"/>
              </w:rPr>
            </w:pPr>
            <w:r w:rsidRPr="00D66F58">
              <w:rPr>
                <w:rFonts w:ascii="Segoe UI Symbol" w:hAnsi="Segoe UI Symbol" w:cs="Segoe UI Symbol"/>
                <w:sz w:val="22"/>
                <w:szCs w:val="22"/>
                <w:lang w:val="en-US"/>
              </w:rPr>
              <w:t>✓</w:t>
            </w:r>
          </w:p>
        </w:tc>
      </w:tr>
    </w:tbl>
    <w:p w14:paraId="3AF2DCB5" w14:textId="77777777" w:rsidR="00171DCB" w:rsidRPr="00171DCB" w:rsidRDefault="00171DCB" w:rsidP="00F4186E">
      <w:pPr>
        <w:pStyle w:val="Caption"/>
        <w:keepNext/>
        <w:spacing w:after="0" w:line="360" w:lineRule="auto"/>
        <w:ind w:left="0"/>
        <w:jc w:val="center"/>
        <w:rPr>
          <w:sz w:val="24"/>
        </w:rPr>
      </w:pPr>
    </w:p>
    <w:p w14:paraId="68E2B58F" w14:textId="7DD09184" w:rsidR="00171DCB" w:rsidRPr="00171DCB" w:rsidRDefault="006F621E" w:rsidP="00F4186E">
      <w:pPr>
        <w:pStyle w:val="Caption"/>
        <w:keepNext/>
        <w:spacing w:after="0" w:line="360" w:lineRule="auto"/>
        <w:ind w:left="0"/>
        <w:jc w:val="center"/>
        <w:rPr>
          <w:sz w:val="24"/>
        </w:rPr>
      </w:pPr>
      <w:r>
        <w:rPr>
          <w:sz w:val="24"/>
        </w:rPr>
        <w:t xml:space="preserve">       </w:t>
      </w:r>
      <w:r>
        <w:rPr>
          <w:sz w:val="24"/>
        </w:rPr>
        <w:tab/>
        <w:t xml:space="preserve">   </w:t>
      </w:r>
      <w:bookmarkStart w:id="16" w:name="_Toc192877777"/>
      <w:r w:rsidR="00171DCB" w:rsidRPr="00171DCB">
        <w:rPr>
          <w:sz w:val="24"/>
        </w:rPr>
        <w:t xml:space="preserve">Table </w:t>
      </w:r>
      <w:r w:rsidR="00171DCB" w:rsidRPr="00171DCB">
        <w:rPr>
          <w:sz w:val="24"/>
        </w:rPr>
        <w:fldChar w:fldCharType="begin"/>
      </w:r>
      <w:r w:rsidR="00171DCB" w:rsidRPr="00171DCB">
        <w:rPr>
          <w:sz w:val="24"/>
        </w:rPr>
        <w:instrText xml:space="preserve"> STYLEREF 1 \s </w:instrText>
      </w:r>
      <w:r w:rsidR="00171DCB" w:rsidRPr="00171DCB">
        <w:rPr>
          <w:sz w:val="24"/>
        </w:rPr>
        <w:fldChar w:fldCharType="separate"/>
      </w:r>
      <w:r w:rsidR="00171DCB" w:rsidRPr="00171DCB">
        <w:rPr>
          <w:noProof/>
          <w:sz w:val="24"/>
        </w:rPr>
        <w:t>1</w:t>
      </w:r>
      <w:r w:rsidR="00171DCB" w:rsidRPr="00171DCB">
        <w:rPr>
          <w:sz w:val="24"/>
        </w:rPr>
        <w:fldChar w:fldCharType="end"/>
      </w:r>
      <w:r w:rsidR="00171DCB" w:rsidRPr="00171DCB">
        <w:rPr>
          <w:sz w:val="24"/>
        </w:rPr>
        <w:t>.</w:t>
      </w:r>
      <w:r w:rsidR="00171DCB" w:rsidRPr="00171DCB">
        <w:rPr>
          <w:sz w:val="24"/>
        </w:rPr>
        <w:fldChar w:fldCharType="begin"/>
      </w:r>
      <w:r w:rsidR="00171DCB" w:rsidRPr="00171DCB">
        <w:rPr>
          <w:sz w:val="24"/>
        </w:rPr>
        <w:instrText xml:space="preserve"> SEQ Table \* ARABIC \s 1 </w:instrText>
      </w:r>
      <w:r w:rsidR="00171DCB" w:rsidRPr="00171DCB">
        <w:rPr>
          <w:sz w:val="24"/>
        </w:rPr>
        <w:fldChar w:fldCharType="separate"/>
      </w:r>
      <w:r w:rsidR="00171DCB" w:rsidRPr="00171DCB">
        <w:rPr>
          <w:noProof/>
          <w:sz w:val="24"/>
        </w:rPr>
        <w:t>1</w:t>
      </w:r>
      <w:r w:rsidR="00171DCB" w:rsidRPr="00171DCB">
        <w:rPr>
          <w:sz w:val="24"/>
        </w:rPr>
        <w:fldChar w:fldCharType="end"/>
      </w:r>
      <w:r w:rsidR="00171DCB" w:rsidRPr="00171DCB">
        <w:rPr>
          <w:sz w:val="24"/>
        </w:rPr>
        <w:t>: Comparison with Existing Systems and Features</w:t>
      </w:r>
      <w:bookmarkEnd w:id="16"/>
    </w:p>
    <w:p w14:paraId="79EC7396" w14:textId="77777777" w:rsidR="004A1F31" w:rsidRDefault="004A1F31" w:rsidP="00F4186E">
      <w:pPr>
        <w:pStyle w:val="NoSpacing"/>
        <w:spacing w:line="360" w:lineRule="auto"/>
      </w:pPr>
      <w:bookmarkStart w:id="17" w:name="_Toc142899769"/>
      <w:bookmarkStart w:id="18" w:name="_Toc142899949"/>
      <w:bookmarkStart w:id="19" w:name="_Toc142900094"/>
      <w:bookmarkStart w:id="20" w:name="_Toc144751264"/>
      <w:bookmarkStart w:id="21" w:name="_Toc144751944"/>
      <w:bookmarkStart w:id="22" w:name="_Toc449345642"/>
    </w:p>
    <w:p w14:paraId="19A8315A" w14:textId="77777777" w:rsidR="00171DCB" w:rsidRDefault="00171DCB" w:rsidP="00F4186E">
      <w:pPr>
        <w:pStyle w:val="NoSpacing"/>
        <w:spacing w:line="360" w:lineRule="auto"/>
      </w:pPr>
    </w:p>
    <w:p w14:paraId="397075F2" w14:textId="77777777" w:rsidR="00171DCB" w:rsidRPr="00D66F58" w:rsidRDefault="00171DCB" w:rsidP="00F4186E">
      <w:pPr>
        <w:pStyle w:val="NoSpacing"/>
        <w:spacing w:line="360" w:lineRule="auto"/>
      </w:pPr>
    </w:p>
    <w:p w14:paraId="68C6A0B7" w14:textId="6DCA0346" w:rsidR="002E6362" w:rsidRPr="00D66F58" w:rsidRDefault="00413535" w:rsidP="00F4186E">
      <w:pPr>
        <w:numPr>
          <w:ilvl w:val="1"/>
          <w:numId w:val="1"/>
        </w:numPr>
        <w:spacing w:line="360" w:lineRule="auto"/>
        <w:jc w:val="both"/>
        <w:outlineLvl w:val="1"/>
        <w:rPr>
          <w:b/>
          <w:color w:val="000000"/>
        </w:rPr>
      </w:pPr>
      <w:bookmarkStart w:id="23" w:name="_Toc192884106"/>
      <w:r w:rsidRPr="008521C2">
        <w:rPr>
          <w:b/>
          <w:color w:val="000000"/>
          <w:sz w:val="28"/>
          <w:szCs w:val="28"/>
        </w:rPr>
        <w:t>Literature</w:t>
      </w:r>
      <w:r w:rsidRPr="00D66F58">
        <w:rPr>
          <w:b/>
          <w:color w:val="000000"/>
        </w:rPr>
        <w:t xml:space="preserve"> Review</w:t>
      </w:r>
      <w:bookmarkEnd w:id="17"/>
      <w:bookmarkEnd w:id="18"/>
      <w:bookmarkEnd w:id="19"/>
      <w:bookmarkEnd w:id="20"/>
      <w:bookmarkEnd w:id="21"/>
      <w:bookmarkEnd w:id="22"/>
      <w:bookmarkEnd w:id="23"/>
    </w:p>
    <w:p w14:paraId="2FB7B7E6" w14:textId="52AE0934" w:rsidR="00B5206C" w:rsidRPr="00D66F58" w:rsidRDefault="00DB3FAD" w:rsidP="00F4186E">
      <w:pPr>
        <w:spacing w:line="360" w:lineRule="auto"/>
        <w:jc w:val="both"/>
        <w:rPr>
          <w:color w:val="000000" w:themeColor="text1"/>
        </w:rPr>
      </w:pPr>
      <w:r w:rsidRPr="00D66F58">
        <w:rPr>
          <w:color w:val="000000" w:themeColor="text1"/>
        </w:rPr>
        <w:t>Numerous studies</w:t>
      </w:r>
      <w:r w:rsidR="003E5134" w:rsidRPr="00D66F58">
        <w:rPr>
          <w:color w:val="000000" w:themeColor="text1"/>
        </w:rPr>
        <w:t xml:space="preserve"> have</w:t>
      </w:r>
      <w:r w:rsidRPr="00D66F58">
        <w:rPr>
          <w:color w:val="000000" w:themeColor="text1"/>
        </w:rPr>
        <w:t xml:space="preserve"> highlight</w:t>
      </w:r>
      <w:r w:rsidR="003E5134" w:rsidRPr="00D66F58">
        <w:rPr>
          <w:color w:val="000000" w:themeColor="text1"/>
        </w:rPr>
        <w:t>ed</w:t>
      </w:r>
      <w:r w:rsidRPr="00D66F58">
        <w:rPr>
          <w:color w:val="000000" w:themeColor="text1"/>
        </w:rPr>
        <w:t xml:space="preserve"> the importance of integrating AI and machine learning in energy management systems. </w:t>
      </w:r>
      <w:r w:rsidR="001C207C" w:rsidRPr="00D66F58">
        <w:rPr>
          <w:color w:val="000000" w:themeColor="text1"/>
        </w:rPr>
        <w:t>Research</w:t>
      </w:r>
      <w:r w:rsidRPr="00D66F58">
        <w:rPr>
          <w:color w:val="000000" w:themeColor="text1"/>
        </w:rPr>
        <w:t xml:space="preserve"> ha</w:t>
      </w:r>
      <w:r w:rsidR="003E5134" w:rsidRPr="00D66F58">
        <w:rPr>
          <w:color w:val="000000" w:themeColor="text1"/>
        </w:rPr>
        <w:t>ve</w:t>
      </w:r>
      <w:r w:rsidRPr="00D66F58">
        <w:rPr>
          <w:color w:val="000000" w:themeColor="text1"/>
        </w:rPr>
        <w:t xml:space="preserve"> shown that algorithms like Linear Regression and K-means Clustering are effective in predicting energy consumption trends and identifying patterns in datasets</w:t>
      </w:r>
      <w:r w:rsidR="001C207C" w:rsidRPr="00D66F58">
        <w:rPr>
          <w:color w:val="000000" w:themeColor="text1"/>
        </w:rPr>
        <w:t xml:space="preserve"> with different variables</w:t>
      </w:r>
      <w:r w:rsidRPr="00D66F58">
        <w:rPr>
          <w:color w:val="000000" w:themeColor="text1"/>
        </w:rPr>
        <w:t xml:space="preserve">. </w:t>
      </w:r>
    </w:p>
    <w:p w14:paraId="4F765EC9" w14:textId="0514AA47" w:rsidR="00B24D1D" w:rsidRPr="00D66F58" w:rsidRDefault="00B5206C" w:rsidP="00F4186E">
      <w:pPr>
        <w:spacing w:line="360" w:lineRule="auto"/>
        <w:jc w:val="both"/>
        <w:rPr>
          <w:color w:val="000000" w:themeColor="text1"/>
        </w:rPr>
      </w:pPr>
      <w:r w:rsidRPr="00D66F58">
        <w:rPr>
          <w:color w:val="000000" w:themeColor="text1"/>
        </w:rPr>
        <w:t xml:space="preserve">WisRule </w:t>
      </w:r>
      <w:r w:rsidR="002A0C94" w:rsidRPr="00D66F58">
        <w:rPr>
          <w:color w:val="000000" w:themeColor="text1"/>
        </w:rPr>
        <w:t xml:space="preserve">First cognitive algorithm of wise association rule mining algorithm from newly emerging wisdom mining domain. </w:t>
      </w:r>
      <w:r w:rsidR="00C42EC8" w:rsidRPr="00D66F58">
        <w:rPr>
          <w:color w:val="000000" w:themeColor="text1"/>
        </w:rPr>
        <w:t xml:space="preserve">WisRule </w:t>
      </w:r>
      <w:r w:rsidR="002A0C94" w:rsidRPr="00D66F58">
        <w:rPr>
          <w:color w:val="000000" w:themeColor="text1"/>
        </w:rPr>
        <w:t>generates both positive and negative associations which provide a comprehensive understanding of different variables and relationship between them</w:t>
      </w:r>
      <w:sdt>
        <w:sdtPr>
          <w:rPr>
            <w:color w:val="000000" w:themeColor="text1"/>
          </w:rPr>
          <w:id w:val="19982202"/>
          <w:citation/>
        </w:sdtPr>
        <w:sdtContent>
          <w:r w:rsidR="002A0C94" w:rsidRPr="00D66F58">
            <w:rPr>
              <w:color w:val="000000" w:themeColor="text1"/>
            </w:rPr>
            <w:fldChar w:fldCharType="begin"/>
          </w:r>
          <w:r w:rsidR="0073035D">
            <w:rPr>
              <w:color w:val="000000" w:themeColor="text1"/>
              <w:lang w:val="en-US"/>
            </w:rPr>
            <w:instrText xml:space="preserve">CITATION DrM22 \l 1033 </w:instrText>
          </w:r>
          <w:r w:rsidR="002A0C94"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[1]</w:t>
          </w:r>
          <w:r w:rsidR="002A0C94" w:rsidRPr="00D66F58">
            <w:rPr>
              <w:color w:val="000000" w:themeColor="text1"/>
            </w:rPr>
            <w:fldChar w:fldCharType="end"/>
          </w:r>
        </w:sdtContent>
      </w:sdt>
      <w:r w:rsidR="002A0C94" w:rsidRPr="00D66F58">
        <w:rPr>
          <w:color w:val="000000" w:themeColor="text1"/>
        </w:rPr>
        <w:t>.</w:t>
      </w:r>
    </w:p>
    <w:p w14:paraId="7E5AA997" w14:textId="118D619D" w:rsidR="00B5206C" w:rsidRPr="00D66F58" w:rsidRDefault="002A0C94" w:rsidP="00F4186E">
      <w:pPr>
        <w:spacing w:line="360" w:lineRule="auto"/>
        <w:jc w:val="both"/>
        <w:rPr>
          <w:color w:val="000000" w:themeColor="text1"/>
        </w:rPr>
      </w:pPr>
      <w:r w:rsidRPr="00D66F58">
        <w:rPr>
          <w:color w:val="000000" w:themeColor="text1"/>
        </w:rPr>
        <w:t xml:space="preserve">WisRule uses 4 parameters which include context (C), utility (U), time (T) and location (L) for extracting wisdom from a complex dataset. </w:t>
      </w:r>
      <w:r w:rsidR="00C42EC8" w:rsidRPr="00D66F58">
        <w:rPr>
          <w:color w:val="000000" w:themeColor="text1"/>
        </w:rPr>
        <w:t xml:space="preserve">WisRule </w:t>
      </w:r>
      <w:r w:rsidRPr="00D66F58">
        <w:rPr>
          <w:color w:val="000000" w:themeColor="text1"/>
        </w:rPr>
        <w:t xml:space="preserve">is an extension to the CBPNARM </w:t>
      </w:r>
      <w:r w:rsidR="00B2567B" w:rsidRPr="00D66F58">
        <w:rPr>
          <w:color w:val="000000" w:themeColor="text1"/>
        </w:rPr>
        <w:t>algorithm</w:t>
      </w:r>
      <w:sdt>
        <w:sdtPr>
          <w:rPr>
            <w:color w:val="000000" w:themeColor="text1"/>
          </w:rPr>
          <w:id w:val="415675725"/>
          <w:citation/>
        </w:sdtPr>
        <w:sdtContent>
          <w:r w:rsidR="00816034" w:rsidRPr="00D66F58">
            <w:rPr>
              <w:color w:val="000000" w:themeColor="text1"/>
            </w:rPr>
            <w:fldChar w:fldCharType="begin"/>
          </w:r>
          <w:r w:rsidR="0073035D">
            <w:rPr>
              <w:color w:val="000000" w:themeColor="text1"/>
              <w:lang w:val="en-US"/>
            </w:rPr>
            <w:instrText xml:space="preserve">CITATION DrM22 \l 1033 </w:instrText>
          </w:r>
          <w:r w:rsidR="00816034"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[1]</w:t>
          </w:r>
          <w:r w:rsidR="00816034" w:rsidRPr="00D66F58">
            <w:rPr>
              <w:color w:val="000000" w:themeColor="text1"/>
            </w:rPr>
            <w:fldChar w:fldCharType="end"/>
          </w:r>
        </w:sdtContent>
      </w:sdt>
      <w:r w:rsidR="00064BFE" w:rsidRPr="00D66F58">
        <w:rPr>
          <w:color w:val="000000" w:themeColor="text1"/>
        </w:rPr>
        <w:t xml:space="preserve">. Extracting Wisdom mining using WisRule can be useful </w:t>
      </w:r>
      <w:r w:rsidR="00B51D09" w:rsidRPr="00D66F58">
        <w:rPr>
          <w:color w:val="000000" w:themeColor="text1"/>
        </w:rPr>
        <w:t>for</w:t>
      </w:r>
      <w:r w:rsidR="00064BFE" w:rsidRPr="00D66F58">
        <w:rPr>
          <w:color w:val="000000" w:themeColor="text1"/>
        </w:rPr>
        <w:t xml:space="preserve"> extracting actionable rules</w:t>
      </w:r>
      <w:r w:rsidR="00B51D09" w:rsidRPr="00D66F58">
        <w:rPr>
          <w:color w:val="000000" w:themeColor="text1"/>
        </w:rPr>
        <w:t xml:space="preserve"> in energy sector. WisRule can analyse historical energy data using that data it </w:t>
      </w:r>
      <w:proofErr w:type="gramStart"/>
      <w:r w:rsidR="00B51D09" w:rsidRPr="00D66F58">
        <w:rPr>
          <w:color w:val="000000" w:themeColor="text1"/>
        </w:rPr>
        <w:t>can  make</w:t>
      </w:r>
      <w:proofErr w:type="gramEnd"/>
      <w:r w:rsidR="00B51D09" w:rsidRPr="00D66F58">
        <w:rPr>
          <w:color w:val="000000" w:themeColor="text1"/>
        </w:rPr>
        <w:t xml:space="preserve"> both positive and negative associations which are not apparent on the face and positive associations highlight benefits energy practices while negative rule could highlights. </w:t>
      </w:r>
    </w:p>
    <w:p w14:paraId="6D4B4B5A" w14:textId="742C354E" w:rsidR="00756D8A" w:rsidRPr="00D66F58" w:rsidRDefault="00B5206C" w:rsidP="00F4186E">
      <w:pPr>
        <w:spacing w:line="360" w:lineRule="auto"/>
        <w:jc w:val="both"/>
        <w:rPr>
          <w:color w:val="000000" w:themeColor="text1"/>
        </w:rPr>
      </w:pPr>
      <w:r w:rsidRPr="00D66F58">
        <w:rPr>
          <w:color w:val="000000" w:themeColor="text1"/>
        </w:rPr>
        <w:t xml:space="preserve">Theoretically </w:t>
      </w:r>
      <w:r w:rsidR="009C6931" w:rsidRPr="00D66F58">
        <w:rPr>
          <w:color w:val="000000" w:themeColor="text1"/>
        </w:rPr>
        <w:t xml:space="preserve">WisRule </w:t>
      </w:r>
      <w:r w:rsidRPr="00D66F58">
        <w:rPr>
          <w:color w:val="000000" w:themeColor="text1"/>
        </w:rPr>
        <w:t xml:space="preserve">performs superior in extracting meaning insights from complex data then other associative rule mining algorithms like aprioir. </w:t>
      </w:r>
      <w:r w:rsidR="008A5ADE" w:rsidRPr="00D66F58">
        <w:rPr>
          <w:color w:val="000000" w:themeColor="text1"/>
        </w:rPr>
        <w:t xml:space="preserve">WisRule is proposed </w:t>
      </w:r>
      <w:r w:rsidR="001D2BFC" w:rsidRPr="00D66F58">
        <w:rPr>
          <w:color w:val="000000" w:themeColor="text1"/>
        </w:rPr>
        <w:t>because it</w:t>
      </w:r>
      <w:r w:rsidR="008A5ADE" w:rsidRPr="00D66F58">
        <w:rPr>
          <w:color w:val="000000" w:themeColor="text1"/>
        </w:rPr>
        <w:t xml:space="preserve"> generates both positive and negative wise association rules. These rules may be utilized for decision-making with lesser influence of a domain expert</w:t>
      </w:r>
      <w:sdt>
        <w:sdtPr>
          <w:rPr>
            <w:color w:val="000000" w:themeColor="text1"/>
          </w:rPr>
          <w:id w:val="693198735"/>
          <w:citation/>
        </w:sdtPr>
        <w:sdtContent>
          <w:r w:rsidR="00AF1FF6" w:rsidRPr="00D66F58">
            <w:rPr>
              <w:color w:val="000000" w:themeColor="text1"/>
            </w:rPr>
            <w:fldChar w:fldCharType="begin"/>
          </w:r>
          <w:r w:rsidR="0073035D">
            <w:rPr>
              <w:color w:val="000000" w:themeColor="text1"/>
              <w:lang w:val="en-US"/>
            </w:rPr>
            <w:instrText xml:space="preserve">CITATION DrM22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[1]</w:t>
          </w:r>
          <w:r w:rsidR="00AF1FF6" w:rsidRPr="00D66F58">
            <w:rPr>
              <w:color w:val="000000" w:themeColor="text1"/>
            </w:rPr>
            <w:fldChar w:fldCharType="end"/>
          </w:r>
        </w:sdtContent>
      </w:sdt>
      <w:r w:rsidR="008A5ADE" w:rsidRPr="00D66F58">
        <w:rPr>
          <w:color w:val="000000" w:themeColor="text1"/>
        </w:rPr>
        <w:t xml:space="preserve">. </w:t>
      </w:r>
    </w:p>
    <w:p w14:paraId="617F163A" w14:textId="184A189E" w:rsidR="00756D8A" w:rsidRPr="00D66F58" w:rsidRDefault="001C207C" w:rsidP="00F4186E">
      <w:pPr>
        <w:spacing w:line="360" w:lineRule="auto"/>
        <w:jc w:val="both"/>
        <w:rPr>
          <w:color w:val="000000" w:themeColor="text1"/>
        </w:rPr>
      </w:pPr>
      <w:r w:rsidRPr="00D66F58">
        <w:rPr>
          <w:color w:val="000000" w:themeColor="text1"/>
        </w:rPr>
        <w:t xml:space="preserve">Regression, A statistical technique in which a dependent variable relates to </w:t>
      </w:r>
      <w:proofErr w:type="spellStart"/>
      <w:proofErr w:type="gramStart"/>
      <w:r w:rsidRPr="00D66F58">
        <w:rPr>
          <w:color w:val="000000" w:themeColor="text1"/>
        </w:rPr>
        <w:t>a</w:t>
      </w:r>
      <w:proofErr w:type="spellEnd"/>
      <w:proofErr w:type="gramEnd"/>
      <w:r w:rsidRPr="00D66F58">
        <w:rPr>
          <w:color w:val="000000" w:themeColor="text1"/>
        </w:rPr>
        <w:t xml:space="preserve"> independent variable (can me more than one). </w:t>
      </w:r>
      <w:r w:rsidR="00CF7376" w:rsidRPr="00D66F58">
        <w:rPr>
          <w:color w:val="000000" w:themeColor="text1"/>
        </w:rPr>
        <w:t xml:space="preserve">It </w:t>
      </w:r>
      <w:r w:rsidR="004246FA" w:rsidRPr="00D66F58">
        <w:rPr>
          <w:color w:val="000000" w:themeColor="text1"/>
        </w:rPr>
        <w:t>shows</w:t>
      </w:r>
      <w:r w:rsidR="00CF7376" w:rsidRPr="00D66F58">
        <w:rPr>
          <w:color w:val="000000" w:themeColor="text1"/>
        </w:rPr>
        <w:t xml:space="preserve"> whether change observed in the dependent variable are associated with changes in one or more independent variable</w:t>
      </w:r>
      <w:sdt>
        <w:sdtPr>
          <w:rPr>
            <w:color w:val="000000" w:themeColor="text1"/>
          </w:rPr>
          <w:id w:val="921606869"/>
          <w:citation/>
        </w:sdtPr>
        <w:sdtContent>
          <w:r w:rsidR="00AF1FF6" w:rsidRPr="00D66F58">
            <w:rPr>
              <w:color w:val="000000" w:themeColor="text1"/>
            </w:rPr>
            <w:fldChar w:fldCharType="begin"/>
          </w:r>
          <w:r w:rsidR="00AF1FF6" w:rsidRPr="00D66F58">
            <w:rPr>
              <w:color w:val="000000" w:themeColor="text1"/>
              <w:lang w:val="en-US"/>
            </w:rPr>
            <w:instrText xml:space="preserve"> CITATION Kut04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[2]</w:t>
          </w:r>
          <w:r w:rsidR="00AF1FF6" w:rsidRPr="00D66F58">
            <w:rPr>
              <w:color w:val="000000" w:themeColor="text1"/>
            </w:rPr>
            <w:fldChar w:fldCharType="end"/>
          </w:r>
        </w:sdtContent>
      </w:sdt>
      <w:sdt>
        <w:sdtPr>
          <w:rPr>
            <w:color w:val="000000" w:themeColor="text1"/>
          </w:rPr>
          <w:id w:val="693888195"/>
          <w:citation/>
        </w:sdtPr>
        <w:sdtContent>
          <w:r w:rsidR="00AF1FF6" w:rsidRPr="00D66F58">
            <w:rPr>
              <w:color w:val="000000" w:themeColor="text1"/>
            </w:rPr>
            <w:fldChar w:fldCharType="begin"/>
          </w:r>
          <w:r w:rsidR="00AF1FF6" w:rsidRPr="00D66F58">
            <w:rPr>
              <w:color w:val="000000" w:themeColor="text1"/>
              <w:lang w:val="en-US"/>
            </w:rPr>
            <w:instrText xml:space="preserve"> CITATION Jam13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[3]</w:t>
          </w:r>
          <w:r w:rsidR="00AF1FF6" w:rsidRPr="00D66F58">
            <w:rPr>
              <w:color w:val="000000" w:themeColor="text1"/>
            </w:rPr>
            <w:fldChar w:fldCharType="end"/>
          </w:r>
        </w:sdtContent>
      </w:sdt>
      <w:r w:rsidR="00CF7376" w:rsidRPr="00D66F58">
        <w:rPr>
          <w:color w:val="000000" w:themeColor="text1"/>
        </w:rPr>
        <w:t>.</w:t>
      </w:r>
      <w:r w:rsidR="004246FA" w:rsidRPr="00D66F58">
        <w:rPr>
          <w:color w:val="000000" w:themeColor="text1"/>
        </w:rPr>
        <w:t xml:space="preserve"> This method is particularly useful in predictive modelling as it provides insights into how change in a specific variable effect the outcome</w:t>
      </w:r>
      <w:sdt>
        <w:sdtPr>
          <w:rPr>
            <w:color w:val="000000" w:themeColor="text1"/>
          </w:rPr>
          <w:id w:val="-167869784"/>
          <w:citation/>
        </w:sdtPr>
        <w:sdtContent>
          <w:r w:rsidR="00AF1FF6" w:rsidRPr="00D66F58">
            <w:rPr>
              <w:color w:val="000000" w:themeColor="text1"/>
            </w:rPr>
            <w:fldChar w:fldCharType="begin"/>
          </w:r>
          <w:r w:rsidR="00AF1FF6" w:rsidRPr="00D66F58">
            <w:rPr>
              <w:color w:val="000000" w:themeColor="text1"/>
              <w:lang w:val="en-US"/>
            </w:rPr>
            <w:instrText xml:space="preserve"> CITATION Mon12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[4]</w:t>
          </w:r>
          <w:r w:rsidR="00AF1FF6" w:rsidRPr="00D66F58">
            <w:rPr>
              <w:color w:val="000000" w:themeColor="text1"/>
            </w:rPr>
            <w:fldChar w:fldCharType="end"/>
          </w:r>
        </w:sdtContent>
      </w:sdt>
      <w:r w:rsidR="00AF1FF6" w:rsidRPr="00D66F58">
        <w:rPr>
          <w:color w:val="000000" w:themeColor="text1"/>
        </w:rPr>
        <w:t>.</w:t>
      </w:r>
    </w:p>
    <w:p w14:paraId="192B2A6D" w14:textId="412337E9" w:rsidR="00D035D5" w:rsidRPr="00D66F58" w:rsidRDefault="004246FA" w:rsidP="00F4186E">
      <w:pPr>
        <w:spacing w:line="360" w:lineRule="auto"/>
        <w:jc w:val="both"/>
        <w:rPr>
          <w:color w:val="000000" w:themeColor="text1"/>
        </w:rPr>
      </w:pPr>
      <w:r w:rsidRPr="00D66F58">
        <w:rPr>
          <w:color w:val="000000" w:themeColor="text1"/>
        </w:rPr>
        <w:t>Regression like Linear, Polynomial, Logistical etc can be utilized to forecast different variables like consumption, import etc</w:t>
      </w:r>
      <w:sdt>
        <w:sdtPr>
          <w:rPr>
            <w:color w:val="000000" w:themeColor="text1"/>
          </w:rPr>
          <w:id w:val="350607385"/>
          <w:citation/>
        </w:sdtPr>
        <w:sdtContent>
          <w:r w:rsidR="00AF1FF6" w:rsidRPr="00D66F58">
            <w:rPr>
              <w:color w:val="000000" w:themeColor="text1"/>
            </w:rPr>
            <w:fldChar w:fldCharType="begin"/>
          </w:r>
          <w:r w:rsidR="00AF1FF6" w:rsidRPr="00D66F58">
            <w:rPr>
              <w:color w:val="000000" w:themeColor="text1"/>
              <w:lang w:val="en-US"/>
            </w:rPr>
            <w:instrText xml:space="preserve"> CITATION Mon12 \l 1033 </w:instrText>
          </w:r>
          <w:r w:rsidR="00AF1FF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[4]</w:t>
          </w:r>
          <w:r w:rsidR="00AF1FF6" w:rsidRPr="00D66F58">
            <w:rPr>
              <w:color w:val="000000" w:themeColor="text1"/>
            </w:rPr>
            <w:fldChar w:fldCharType="end"/>
          </w:r>
        </w:sdtContent>
      </w:sdt>
      <w:r w:rsidRPr="00D66F58">
        <w:rPr>
          <w:color w:val="000000" w:themeColor="text1"/>
        </w:rPr>
        <w:t>. By analysing historical data and identifying patterns regression model can predict different trends which helps users in inform decision making</w:t>
      </w:r>
    </w:p>
    <w:p w14:paraId="116CBFE7" w14:textId="4AF37985" w:rsidR="00D035D5" w:rsidRPr="00D66F58" w:rsidRDefault="00D035D5" w:rsidP="00F4186E">
      <w:pPr>
        <w:spacing w:line="360" w:lineRule="auto"/>
        <w:jc w:val="both"/>
        <w:rPr>
          <w:color w:val="000000" w:themeColor="text1"/>
        </w:rPr>
      </w:pPr>
      <w:r w:rsidRPr="00D66F58">
        <w:rPr>
          <w:color w:val="000000" w:themeColor="text1"/>
        </w:rPr>
        <w:t xml:space="preserve">K-means clustering, </w:t>
      </w:r>
      <w:r w:rsidR="005B1C85" w:rsidRPr="00D66F58">
        <w:rPr>
          <w:color w:val="000000" w:themeColor="text1"/>
        </w:rPr>
        <w:t>an</w:t>
      </w:r>
      <w:r w:rsidRPr="00D66F58">
        <w:rPr>
          <w:color w:val="000000" w:themeColor="text1"/>
        </w:rPr>
        <w:t xml:space="preserve"> unsupervised ML algorithm</w:t>
      </w:r>
      <w:r w:rsidR="00634911" w:rsidRPr="00D66F58">
        <w:rPr>
          <w:color w:val="000000" w:themeColor="text1"/>
        </w:rPr>
        <w:t xml:space="preserve"> used to </w:t>
      </w:r>
      <w:r w:rsidR="008B44D0" w:rsidRPr="00D66F58">
        <w:rPr>
          <w:color w:val="000000" w:themeColor="text1"/>
        </w:rPr>
        <w:t>partition</w:t>
      </w:r>
      <w:r w:rsidR="00634911" w:rsidRPr="00D66F58">
        <w:rPr>
          <w:color w:val="000000" w:themeColor="text1"/>
        </w:rPr>
        <w:t xml:space="preserve"> dataset into </w:t>
      </w:r>
      <w:r w:rsidR="008B44D0" w:rsidRPr="00D66F58">
        <w:rPr>
          <w:color w:val="000000" w:themeColor="text1"/>
        </w:rPr>
        <w:t xml:space="preserve">clusters, where each cluster contains data points that are </w:t>
      </w:r>
      <w:r w:rsidR="00EB09F3" w:rsidRPr="00D66F58">
        <w:rPr>
          <w:color w:val="000000" w:themeColor="text1"/>
        </w:rPr>
        <w:t>like</w:t>
      </w:r>
      <w:r w:rsidR="008B44D0" w:rsidRPr="00D66F58">
        <w:rPr>
          <w:color w:val="000000" w:themeColor="text1"/>
        </w:rPr>
        <w:t xml:space="preserve"> each other</w:t>
      </w:r>
      <w:r w:rsidR="00677177" w:rsidRPr="00D66F58">
        <w:rPr>
          <w:color w:val="000000" w:themeColor="text1"/>
        </w:rPr>
        <w:t xml:space="preserve"> than those in other clusters</w:t>
      </w:r>
      <w:r w:rsidR="007B1C01" w:rsidRPr="00D66F58">
        <w:rPr>
          <w:color w:val="000000" w:themeColor="text1"/>
        </w:rPr>
        <w:t xml:space="preserve">. The algorithm works by iteratively assigning data points to clusters based </w:t>
      </w:r>
      <w:r w:rsidR="007B1C01" w:rsidRPr="00D66F58">
        <w:rPr>
          <w:color w:val="000000" w:themeColor="text1"/>
        </w:rPr>
        <w:lastRenderedPageBreak/>
        <w:t>on proximity to the cluster centroid (centroid is the mean of data points of that cluster). It recalculates centroid based on the updated clusters and repeat this process until the data points no longer change</w:t>
      </w:r>
      <w:sdt>
        <w:sdtPr>
          <w:rPr>
            <w:color w:val="000000" w:themeColor="text1"/>
          </w:rPr>
          <w:id w:val="-609044798"/>
          <w:citation/>
        </w:sdtPr>
        <w:sdtContent>
          <w:r w:rsidR="00327D96" w:rsidRPr="00D66F58">
            <w:rPr>
              <w:color w:val="000000" w:themeColor="text1"/>
            </w:rPr>
            <w:fldChar w:fldCharType="begin"/>
          </w:r>
          <w:r w:rsidR="00327D96" w:rsidRPr="00D66F58">
            <w:rPr>
              <w:color w:val="000000" w:themeColor="text1"/>
              <w:lang w:val="en-US"/>
            </w:rPr>
            <w:instrText xml:space="preserve"> CITATION Jun12 \l 1033 </w:instrText>
          </w:r>
          <w:r w:rsidR="00327D96" w:rsidRPr="00D66F58">
            <w:rPr>
              <w:color w:val="000000" w:themeColor="text1"/>
            </w:rPr>
            <w:fldChar w:fldCharType="separate"/>
          </w:r>
          <w:r w:rsidR="0073035D">
            <w:rPr>
              <w:noProof/>
              <w:color w:val="000000" w:themeColor="text1"/>
              <w:lang w:val="en-US"/>
            </w:rPr>
            <w:t xml:space="preserve"> </w:t>
          </w:r>
          <w:r w:rsidR="0073035D" w:rsidRPr="0073035D">
            <w:rPr>
              <w:noProof/>
              <w:color w:val="000000" w:themeColor="text1"/>
              <w:lang w:val="en-US"/>
            </w:rPr>
            <w:t>[5]</w:t>
          </w:r>
          <w:r w:rsidR="00327D96" w:rsidRPr="00D66F58">
            <w:rPr>
              <w:color w:val="000000" w:themeColor="text1"/>
            </w:rPr>
            <w:fldChar w:fldCharType="end"/>
          </w:r>
        </w:sdtContent>
      </w:sdt>
      <w:r w:rsidR="007B1C01" w:rsidRPr="00D66F58">
        <w:rPr>
          <w:color w:val="000000" w:themeColor="text1"/>
        </w:rPr>
        <w:t>.</w:t>
      </w:r>
    </w:p>
    <w:p w14:paraId="2A8675B0" w14:textId="4BAB8E0E" w:rsidR="004246FA" w:rsidRPr="00227D57" w:rsidRDefault="00660DEE" w:rsidP="00F4186E">
      <w:pPr>
        <w:spacing w:line="360" w:lineRule="auto"/>
        <w:jc w:val="both"/>
        <w:rPr>
          <w:color w:val="000000" w:themeColor="text1"/>
        </w:rPr>
      </w:pPr>
      <w:r w:rsidRPr="00D66F58">
        <w:rPr>
          <w:color w:val="000000" w:themeColor="text1"/>
          <w:lang w:val="en-US"/>
        </w:rPr>
        <w:t xml:space="preserve">K-means clustering can be employed to categorize various scenarios patterns based on different factors like </w:t>
      </w:r>
      <w:r w:rsidR="00F30722" w:rsidRPr="00D66F58">
        <w:rPr>
          <w:color w:val="000000" w:themeColor="text1"/>
          <w:lang w:val="en-US"/>
        </w:rPr>
        <w:t>geography</w:t>
      </w:r>
      <w:r w:rsidRPr="00D66F58">
        <w:rPr>
          <w:color w:val="000000" w:themeColor="text1"/>
          <w:lang w:val="en-US"/>
        </w:rPr>
        <w:t>, Location, Time etc</w:t>
      </w:r>
      <w:r w:rsidR="00B72B58" w:rsidRPr="00D66F58">
        <w:rPr>
          <w:color w:val="000000" w:themeColor="text1"/>
          <w:lang w:val="en-US"/>
        </w:rPr>
        <w:t>.</w:t>
      </w:r>
      <w:sdt>
        <w:sdtPr>
          <w:rPr>
            <w:color w:val="000000" w:themeColor="text1"/>
            <w:lang w:val="en-US"/>
          </w:rPr>
          <w:id w:val="1433093907"/>
          <w:citation/>
        </w:sdtPr>
        <w:sdtContent>
          <w:r w:rsidR="00F01A01" w:rsidRPr="00D66F58">
            <w:rPr>
              <w:color w:val="000000" w:themeColor="text1"/>
              <w:lang w:val="en-US"/>
            </w:rPr>
            <w:fldChar w:fldCharType="begin"/>
          </w:r>
          <w:r w:rsidR="00F01A01" w:rsidRPr="00D66F58">
            <w:rPr>
              <w:color w:val="000000" w:themeColor="text1"/>
              <w:lang w:val="en-US"/>
            </w:rPr>
            <w:instrText xml:space="preserve"> CITATION Bra18 \l 1033 </w:instrText>
          </w:r>
          <w:r w:rsidR="00F01A01" w:rsidRPr="00D66F58">
            <w:rPr>
              <w:color w:val="000000" w:themeColor="text1"/>
              <w:lang w:val="en-US"/>
            </w:rPr>
            <w:fldChar w:fldCharType="separate"/>
          </w:r>
          <w:r w:rsidR="0073035D">
            <w:rPr>
              <w:noProof/>
              <w:color w:val="000000" w:themeColor="text1"/>
              <w:lang w:val="en-US"/>
            </w:rPr>
            <w:t xml:space="preserve"> </w:t>
          </w:r>
          <w:r w:rsidR="0073035D" w:rsidRPr="0073035D">
            <w:rPr>
              <w:noProof/>
              <w:color w:val="000000" w:themeColor="text1"/>
              <w:lang w:val="en-US"/>
            </w:rPr>
            <w:t>[6]</w:t>
          </w:r>
          <w:r w:rsidR="00F01A01" w:rsidRPr="00D66F58">
            <w:rPr>
              <w:color w:val="000000" w:themeColor="text1"/>
              <w:lang w:val="en-US"/>
            </w:rPr>
            <w:fldChar w:fldCharType="end"/>
          </w:r>
        </w:sdtContent>
      </w:sdt>
      <w:r w:rsidRPr="00D66F58">
        <w:rPr>
          <w:color w:val="000000" w:themeColor="text1"/>
          <w:lang w:val="en-US"/>
        </w:rPr>
        <w:t>.</w:t>
      </w:r>
      <w:r w:rsidR="00F01A01" w:rsidRPr="00D66F58">
        <w:rPr>
          <w:color w:val="000000" w:themeColor="text1"/>
          <w:lang w:val="en-US"/>
        </w:rPr>
        <w:t xml:space="preserve"> B</w:t>
      </w:r>
      <w:r w:rsidRPr="00D66F58">
        <w:rPr>
          <w:color w:val="000000" w:themeColor="text1"/>
          <w:lang w:val="en-US"/>
        </w:rPr>
        <w:t>y segmenting energy usage into distinct clusters IESA can better understand the behavior of different clusters (groups)</w:t>
      </w:r>
      <w:r w:rsidR="00227D57">
        <w:rPr>
          <w:color w:val="000000" w:themeColor="text1"/>
        </w:rPr>
        <w:t xml:space="preserve">. </w:t>
      </w:r>
      <w:r w:rsidR="0054068B" w:rsidRPr="00D66F58">
        <w:rPr>
          <w:color w:val="000000" w:themeColor="text1"/>
          <w:lang w:val="en-US"/>
        </w:rPr>
        <w:t>For example, K-means can identify regions with higher energy consumption and help out in finding the factors contributing to</w:t>
      </w:r>
      <w:r w:rsidR="00A9337B" w:rsidRPr="00D66F58">
        <w:rPr>
          <w:color w:val="000000" w:themeColor="text1"/>
          <w:lang w:val="en-US"/>
        </w:rPr>
        <w:t xml:space="preserve"> this high usage. These clusters can be used with regression to forecast future needs more accurately and provide recommendations for optimization energy distribution</w:t>
      </w:r>
      <w:r w:rsidR="009B0B1A" w:rsidRPr="00D66F58">
        <w:rPr>
          <w:color w:val="000000" w:themeColor="text1"/>
          <w:lang w:val="en-US"/>
        </w:rPr>
        <w:t>.</w:t>
      </w:r>
    </w:p>
    <w:p w14:paraId="247C5D09" w14:textId="15EBFD0F" w:rsidR="00933C46" w:rsidRPr="008521C2" w:rsidRDefault="001E56E6" w:rsidP="00F4186E">
      <w:pPr>
        <w:numPr>
          <w:ilvl w:val="1"/>
          <w:numId w:val="1"/>
        </w:numPr>
        <w:spacing w:line="360" w:lineRule="auto"/>
        <w:jc w:val="both"/>
        <w:outlineLvl w:val="1"/>
        <w:rPr>
          <w:b/>
          <w:color w:val="000000"/>
          <w:sz w:val="28"/>
          <w:szCs w:val="28"/>
        </w:rPr>
      </w:pPr>
      <w:bookmarkStart w:id="24" w:name="_Toc142899905"/>
      <w:bookmarkStart w:id="25" w:name="_Toc142900085"/>
      <w:bookmarkStart w:id="26" w:name="_Toc142900146"/>
      <w:bookmarkStart w:id="27" w:name="_Toc192884107"/>
      <w:r w:rsidRPr="008521C2">
        <w:rPr>
          <w:b/>
          <w:color w:val="000000"/>
          <w:sz w:val="28"/>
          <w:szCs w:val="28"/>
        </w:rPr>
        <w:t>Problem Definition</w:t>
      </w:r>
      <w:bookmarkEnd w:id="27"/>
    </w:p>
    <w:p w14:paraId="416ABE47" w14:textId="57EF8CF3" w:rsidR="00910960" w:rsidRPr="00D66F58" w:rsidRDefault="00871981" w:rsidP="00F4186E">
      <w:pPr>
        <w:pStyle w:val="NoSpacing"/>
        <w:spacing w:line="360" w:lineRule="auto"/>
        <w:jc w:val="both"/>
      </w:pPr>
      <w:r w:rsidRPr="00D66F58">
        <w:t xml:space="preserve">The world currently facing serious energy crisis due to increase in population, </w:t>
      </w:r>
      <w:r w:rsidR="001665F9" w:rsidRPr="00D66F58">
        <w:t>shift in people lifestyle and modern society relieving on some sort of energy for almost every activity, also increasing demand by industrial sector and energy wastage are also major contributors</w:t>
      </w:r>
      <w:r w:rsidR="00B60F78" w:rsidRPr="00D66F58">
        <w:t xml:space="preserve"> in energy crisis. Existing DSS solutions fail to provide accurate and actionable insights</w:t>
      </w:r>
      <w:r w:rsidR="001665F9" w:rsidRPr="00D66F58">
        <w:t xml:space="preserve"> </w:t>
      </w:r>
      <w:r w:rsidR="00D431B0" w:rsidRPr="00D66F58">
        <w:t>as they encounter various challenges that limits their efficiency and accuracy like outdated predictors etc.</w:t>
      </w:r>
      <w:r w:rsidR="00FB6DC4" w:rsidRPr="00D66F58">
        <w:t xml:space="preserve"> and also existing systems are quite complex with steep learning complex which makes it hard for decision makers to make an inform and optimal decision as they have to completely learn a complex system in order to </w:t>
      </w:r>
      <w:r w:rsidR="00644F7E" w:rsidRPr="00D66F58">
        <w:t xml:space="preserve">properly </w:t>
      </w:r>
      <w:r w:rsidR="00FB6DC4" w:rsidRPr="00D66F58">
        <w:t>use it.</w:t>
      </w:r>
      <w:r w:rsidR="00B60F78" w:rsidRPr="00D66F58">
        <w:tab/>
      </w:r>
    </w:p>
    <w:p w14:paraId="759753F5" w14:textId="410EDFD9" w:rsidR="002D40E7" w:rsidRPr="00D66F58" w:rsidRDefault="00910960" w:rsidP="00F4186E">
      <w:pPr>
        <w:pStyle w:val="NoSpacing"/>
        <w:spacing w:line="360" w:lineRule="auto"/>
        <w:jc w:val="both"/>
      </w:pPr>
      <w:r w:rsidRPr="00D66F58">
        <w:t xml:space="preserve">The Intelligent Energy Scenario Analysis system </w:t>
      </w:r>
      <w:r w:rsidR="00F14A04" w:rsidRPr="00D66F58">
        <w:t>set to counter these problems by combining Advance AI and Data Science Algorithms to predict future with user friendly dashboards to visualize both historical and predicted data</w:t>
      </w:r>
      <w:r w:rsidR="006F0636" w:rsidRPr="00D66F58">
        <w:t xml:space="preserve"> so that decision makers can make informed and optimal decision for energy management to promote sustainable energy management and efficient energy resource </w:t>
      </w:r>
      <w:r w:rsidR="002B7383" w:rsidRPr="00D66F58">
        <w:t>allocation and</w:t>
      </w:r>
      <w:r w:rsidR="006F0636" w:rsidRPr="00D66F58">
        <w:t xml:space="preserve"> to reduce energy wastage</w:t>
      </w:r>
    </w:p>
    <w:p w14:paraId="3CB23235" w14:textId="77777777" w:rsidR="00017E90" w:rsidRPr="00D66F58" w:rsidRDefault="00017E90" w:rsidP="00F4186E">
      <w:pPr>
        <w:pStyle w:val="NoSpacing"/>
        <w:spacing w:line="360" w:lineRule="auto"/>
        <w:jc w:val="both"/>
      </w:pPr>
    </w:p>
    <w:p w14:paraId="248DE8D1" w14:textId="77777777" w:rsidR="00F776F5" w:rsidRPr="00D66F58" w:rsidRDefault="00F776F5" w:rsidP="00F4186E">
      <w:pPr>
        <w:pStyle w:val="NoSpacing"/>
        <w:spacing w:line="360" w:lineRule="auto"/>
        <w:jc w:val="both"/>
      </w:pPr>
    </w:p>
    <w:p w14:paraId="1DF7F3BD" w14:textId="77777777" w:rsidR="00F776F5" w:rsidRPr="00D66F58" w:rsidRDefault="00F776F5" w:rsidP="00F4186E">
      <w:pPr>
        <w:pStyle w:val="NoSpacing"/>
        <w:spacing w:line="360" w:lineRule="auto"/>
        <w:jc w:val="both"/>
      </w:pPr>
    </w:p>
    <w:p w14:paraId="48FBB043" w14:textId="77777777" w:rsidR="00F776F5" w:rsidRPr="00D66F58" w:rsidRDefault="00F776F5" w:rsidP="00F4186E">
      <w:pPr>
        <w:pStyle w:val="NoSpacing"/>
        <w:spacing w:line="360" w:lineRule="auto"/>
        <w:jc w:val="both"/>
      </w:pPr>
    </w:p>
    <w:p w14:paraId="45E98478" w14:textId="77777777" w:rsidR="00F776F5" w:rsidRPr="00D66F58" w:rsidRDefault="00F776F5" w:rsidP="00F4186E">
      <w:pPr>
        <w:pStyle w:val="NoSpacing"/>
        <w:spacing w:line="360" w:lineRule="auto"/>
        <w:jc w:val="both"/>
      </w:pPr>
    </w:p>
    <w:p w14:paraId="45FD94B1" w14:textId="77777777" w:rsidR="00F776F5" w:rsidRDefault="00F776F5" w:rsidP="00F4186E">
      <w:pPr>
        <w:pStyle w:val="NoSpacing"/>
        <w:spacing w:line="360" w:lineRule="auto"/>
        <w:jc w:val="both"/>
      </w:pPr>
    </w:p>
    <w:p w14:paraId="0B8FA288" w14:textId="77777777" w:rsidR="00B846AD" w:rsidRDefault="00B846AD" w:rsidP="00F4186E">
      <w:pPr>
        <w:pStyle w:val="NoSpacing"/>
        <w:spacing w:line="360" w:lineRule="auto"/>
        <w:jc w:val="both"/>
      </w:pPr>
    </w:p>
    <w:p w14:paraId="37EF2BDB" w14:textId="77777777" w:rsidR="00227D57" w:rsidRPr="00D66F58" w:rsidRDefault="00227D57" w:rsidP="00F4186E">
      <w:pPr>
        <w:pStyle w:val="NoSpacing"/>
        <w:spacing w:line="360" w:lineRule="auto"/>
        <w:jc w:val="both"/>
      </w:pPr>
    </w:p>
    <w:p w14:paraId="722561D4" w14:textId="77777777" w:rsidR="00F776F5" w:rsidRPr="00D66F58" w:rsidRDefault="00F776F5" w:rsidP="00F4186E">
      <w:pPr>
        <w:pStyle w:val="NoSpacing"/>
        <w:spacing w:line="360" w:lineRule="auto"/>
        <w:jc w:val="both"/>
      </w:pPr>
    </w:p>
    <w:p w14:paraId="4DF1FFEB" w14:textId="2A93CE33" w:rsidR="00EC6858" w:rsidRPr="008521C2" w:rsidRDefault="00017E90" w:rsidP="00F4186E">
      <w:pPr>
        <w:numPr>
          <w:ilvl w:val="1"/>
          <w:numId w:val="1"/>
        </w:numPr>
        <w:spacing w:line="360" w:lineRule="auto"/>
        <w:jc w:val="both"/>
        <w:outlineLvl w:val="1"/>
        <w:rPr>
          <w:b/>
          <w:color w:val="000000"/>
          <w:sz w:val="28"/>
          <w:szCs w:val="28"/>
          <w:lang w:val="en-US"/>
        </w:rPr>
      </w:pPr>
      <w:bookmarkStart w:id="28" w:name="_Toc192884108"/>
      <w:r w:rsidRPr="008521C2">
        <w:rPr>
          <w:b/>
          <w:color w:val="000000"/>
          <w:sz w:val="28"/>
          <w:szCs w:val="28"/>
          <w:lang w:val="en-US"/>
        </w:rPr>
        <w:t>Concept</w:t>
      </w:r>
      <w:r w:rsidR="00EC6858" w:rsidRPr="008521C2">
        <w:rPr>
          <w:b/>
          <w:color w:val="000000"/>
          <w:sz w:val="28"/>
          <w:szCs w:val="28"/>
          <w:lang w:val="en-US"/>
        </w:rPr>
        <w:t xml:space="preserve"> Diagram</w:t>
      </w:r>
      <w:bookmarkEnd w:id="28"/>
    </w:p>
    <w:p w14:paraId="13C69007" w14:textId="76FD1CE2" w:rsidR="003A62FA" w:rsidRPr="00F546D2" w:rsidRDefault="004A1F31" w:rsidP="00F4186E">
      <w:pPr>
        <w:pStyle w:val="NoSpacing"/>
        <w:keepNext/>
        <w:spacing w:line="360" w:lineRule="auto"/>
        <w:jc w:val="center"/>
      </w:pPr>
      <w:bookmarkStart w:id="29" w:name="_Toc192877782"/>
      <w:r w:rsidRPr="00D66F58">
        <w:rPr>
          <w:noProof/>
        </w:rPr>
        <w:drawing>
          <wp:anchor distT="0" distB="0" distL="114300" distR="114300" simplePos="0" relativeHeight="251681792" behindDoc="0" locked="0" layoutInCell="1" allowOverlap="1" wp14:anchorId="3D2FD906" wp14:editId="11156904">
            <wp:simplePos x="0" y="0"/>
            <wp:positionH relativeFrom="margin">
              <wp:posOffset>355600</wp:posOffset>
            </wp:positionH>
            <wp:positionV relativeFrom="paragraph">
              <wp:posOffset>424</wp:posOffset>
            </wp:positionV>
            <wp:extent cx="4800600" cy="4793615"/>
            <wp:effectExtent l="0" t="0" r="0" b="6985"/>
            <wp:wrapTopAndBottom/>
            <wp:docPr id="1070762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479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429" w:rsidRPr="003F5B99">
        <w:rPr>
          <w:sz w:val="22"/>
          <w:szCs w:val="32"/>
        </w:rPr>
        <w:t>Figure</w:t>
      </w:r>
      <w:r w:rsidR="00AC4D71" w:rsidRPr="003F5B99">
        <w:rPr>
          <w:sz w:val="22"/>
          <w:szCs w:val="32"/>
        </w:rPr>
        <w:t xml:space="preserve"> </w:t>
      </w:r>
      <w:r w:rsidR="00616238">
        <w:rPr>
          <w:sz w:val="22"/>
          <w:szCs w:val="32"/>
        </w:rPr>
        <w:fldChar w:fldCharType="begin"/>
      </w:r>
      <w:r w:rsidR="00616238">
        <w:rPr>
          <w:sz w:val="22"/>
          <w:szCs w:val="32"/>
        </w:rPr>
        <w:instrText xml:space="preserve"> STYLEREF 1 \s </w:instrText>
      </w:r>
      <w:r w:rsidR="00616238">
        <w:rPr>
          <w:sz w:val="22"/>
          <w:szCs w:val="32"/>
        </w:rPr>
        <w:fldChar w:fldCharType="separate"/>
      </w:r>
      <w:r w:rsidR="00616238">
        <w:rPr>
          <w:noProof/>
          <w:sz w:val="22"/>
          <w:szCs w:val="32"/>
        </w:rPr>
        <w:t>1</w:t>
      </w:r>
      <w:r w:rsidR="00616238">
        <w:rPr>
          <w:sz w:val="22"/>
          <w:szCs w:val="32"/>
        </w:rPr>
        <w:fldChar w:fldCharType="end"/>
      </w:r>
      <w:r w:rsidR="00616238">
        <w:rPr>
          <w:sz w:val="22"/>
          <w:szCs w:val="32"/>
        </w:rPr>
        <w:t>.</w:t>
      </w:r>
      <w:r w:rsidR="00616238">
        <w:rPr>
          <w:sz w:val="22"/>
          <w:szCs w:val="32"/>
        </w:rPr>
        <w:fldChar w:fldCharType="begin"/>
      </w:r>
      <w:r w:rsidR="00616238">
        <w:rPr>
          <w:sz w:val="22"/>
          <w:szCs w:val="32"/>
        </w:rPr>
        <w:instrText xml:space="preserve"> SEQ Figure \* ARABIC \s 1 </w:instrText>
      </w:r>
      <w:r w:rsidR="00616238">
        <w:rPr>
          <w:sz w:val="22"/>
          <w:szCs w:val="32"/>
        </w:rPr>
        <w:fldChar w:fldCharType="separate"/>
      </w:r>
      <w:r w:rsidR="00616238">
        <w:rPr>
          <w:noProof/>
          <w:sz w:val="22"/>
          <w:szCs w:val="32"/>
        </w:rPr>
        <w:t>1</w:t>
      </w:r>
      <w:r w:rsidR="00616238">
        <w:rPr>
          <w:sz w:val="22"/>
          <w:szCs w:val="32"/>
        </w:rPr>
        <w:fldChar w:fldCharType="end"/>
      </w:r>
      <w:r w:rsidR="001A7429" w:rsidRPr="003F5B99">
        <w:rPr>
          <w:sz w:val="22"/>
          <w:szCs w:val="32"/>
        </w:rPr>
        <w:t xml:space="preserve">: </w:t>
      </w:r>
      <w:r w:rsidR="008172B6" w:rsidRPr="003F5B99">
        <w:rPr>
          <w:sz w:val="22"/>
          <w:szCs w:val="32"/>
        </w:rPr>
        <w:t>Concept Diagram for IESA</w:t>
      </w:r>
      <w:bookmarkEnd w:id="29"/>
    </w:p>
    <w:p w14:paraId="62A32B51" w14:textId="6672CF4C" w:rsidR="00EC6858" w:rsidRPr="008521C2" w:rsidRDefault="00EC6858" w:rsidP="00F4186E">
      <w:pPr>
        <w:numPr>
          <w:ilvl w:val="1"/>
          <w:numId w:val="1"/>
        </w:numPr>
        <w:spacing w:line="360" w:lineRule="auto"/>
        <w:jc w:val="both"/>
        <w:outlineLvl w:val="1"/>
        <w:rPr>
          <w:b/>
          <w:color w:val="000000"/>
          <w:sz w:val="28"/>
          <w:szCs w:val="28"/>
        </w:rPr>
      </w:pPr>
      <w:bookmarkStart w:id="30" w:name="_Toc192884109"/>
      <w:r w:rsidRPr="008521C2">
        <w:rPr>
          <w:b/>
          <w:color w:val="000000"/>
          <w:sz w:val="28"/>
          <w:szCs w:val="28"/>
        </w:rPr>
        <w:t>User Needs</w:t>
      </w:r>
      <w:bookmarkEnd w:id="30"/>
    </w:p>
    <w:p w14:paraId="54D653A6" w14:textId="3AF8B3CA" w:rsidR="007620DB" w:rsidRPr="00D66F58" w:rsidRDefault="00A11AE4" w:rsidP="00F4186E">
      <w:pPr>
        <w:spacing w:line="360" w:lineRule="auto"/>
        <w:jc w:val="both"/>
      </w:pPr>
      <w:r w:rsidRPr="00D66F58">
        <w:t>IESA</w:t>
      </w:r>
      <w:r w:rsidR="006D0EA4" w:rsidRPr="00D66F58">
        <w:t xml:space="preserve"> is designed to </w:t>
      </w:r>
      <w:r w:rsidR="006E67FA" w:rsidRPr="00D66F58">
        <w:t>meet different diverse needs of its users which mainly include energy management, energy planning and decision making. Users’ needs include:</w:t>
      </w:r>
    </w:p>
    <w:p w14:paraId="2A0AF472" w14:textId="606EC8D2" w:rsidR="00AB03FD" w:rsidRPr="00D66F58" w:rsidRDefault="00AB03FD" w:rsidP="00F4186E">
      <w:pPr>
        <w:pStyle w:val="ListParagraph"/>
        <w:numPr>
          <w:ilvl w:val="0"/>
          <w:numId w:val="6"/>
        </w:numPr>
        <w:spacing w:line="360" w:lineRule="auto"/>
        <w:jc w:val="both"/>
      </w:pPr>
      <w:r w:rsidRPr="00D66F58">
        <w:t>Predictive Insights: Users require predictive modelling capabilities to anticipate future energy demands and optimize resource allocation.</w:t>
      </w:r>
    </w:p>
    <w:p w14:paraId="4B2F6513" w14:textId="4FD6E2C7" w:rsidR="006E67FA" w:rsidRPr="00D66F58" w:rsidRDefault="006E67FA" w:rsidP="00F4186E">
      <w:pPr>
        <w:pStyle w:val="ListParagraph"/>
        <w:numPr>
          <w:ilvl w:val="0"/>
          <w:numId w:val="6"/>
        </w:numPr>
        <w:spacing w:line="360" w:lineRule="auto"/>
        <w:jc w:val="both"/>
      </w:pPr>
      <w:r w:rsidRPr="00D66F58">
        <w:t>Historical Data Analysis</w:t>
      </w:r>
      <w:r w:rsidR="00AB03FD" w:rsidRPr="00D66F58">
        <w:t xml:space="preserve">: Users </w:t>
      </w:r>
      <w:proofErr w:type="gramStart"/>
      <w:r w:rsidR="00AB03FD" w:rsidRPr="00D66F58">
        <w:t>requires</w:t>
      </w:r>
      <w:proofErr w:type="gramEnd"/>
      <w:r w:rsidR="00AB03FD" w:rsidRPr="00D66F58">
        <w:t xml:space="preserve"> the system to provide historical data analysis to analyse trends which are then visualized so that users can monitor their performance over time</w:t>
      </w:r>
    </w:p>
    <w:p w14:paraId="2A16362F" w14:textId="2DF11039" w:rsidR="006E67FA" w:rsidRPr="00D66F58" w:rsidRDefault="006E67FA" w:rsidP="00F4186E">
      <w:pPr>
        <w:pStyle w:val="ListParagraph"/>
        <w:numPr>
          <w:ilvl w:val="0"/>
          <w:numId w:val="6"/>
        </w:numPr>
        <w:spacing w:line="360" w:lineRule="auto"/>
        <w:jc w:val="both"/>
      </w:pPr>
      <w:r w:rsidRPr="00D66F58">
        <w:t>Personalized Dashboards: Input entry operators need customizable dashboards to visualize data and insights in formats that suit their roles and preferences.</w:t>
      </w:r>
    </w:p>
    <w:p w14:paraId="1FB88662" w14:textId="77777777" w:rsidR="006E67FA" w:rsidRPr="00D66F58" w:rsidRDefault="006E67FA" w:rsidP="00F4186E">
      <w:pPr>
        <w:pStyle w:val="ListParagraph"/>
        <w:numPr>
          <w:ilvl w:val="0"/>
          <w:numId w:val="6"/>
        </w:numPr>
        <w:spacing w:line="360" w:lineRule="auto"/>
        <w:jc w:val="both"/>
      </w:pPr>
      <w:r w:rsidRPr="00D66F58">
        <w:lastRenderedPageBreak/>
        <w:t>Sustainability Metrics: Stakeholders need tools to calculate carbon footprints and receive actionable recommendations to promote sustainable energy practices.</w:t>
      </w:r>
    </w:p>
    <w:p w14:paraId="050812CE" w14:textId="77777777" w:rsidR="006E67FA" w:rsidRPr="00D66F58" w:rsidRDefault="006E67FA" w:rsidP="00F4186E">
      <w:pPr>
        <w:pStyle w:val="ListParagraph"/>
        <w:numPr>
          <w:ilvl w:val="0"/>
          <w:numId w:val="6"/>
        </w:numPr>
        <w:spacing w:line="360" w:lineRule="auto"/>
        <w:jc w:val="both"/>
      </w:pPr>
      <w:r w:rsidRPr="00D66F58">
        <w:t>Ease of Use: The system must feature an intuitive interface that accommodates users with changing levels of technical expertise, ensuring accessibility and efficiency.</w:t>
      </w:r>
    </w:p>
    <w:p w14:paraId="21C61AF7" w14:textId="77777777" w:rsidR="006E67FA" w:rsidRPr="00D66F58" w:rsidRDefault="006E67FA" w:rsidP="00F4186E">
      <w:pPr>
        <w:pStyle w:val="ListParagraph"/>
        <w:numPr>
          <w:ilvl w:val="0"/>
          <w:numId w:val="6"/>
        </w:numPr>
        <w:spacing w:line="360" w:lineRule="auto"/>
        <w:jc w:val="both"/>
      </w:pPr>
      <w:r w:rsidRPr="00D66F58">
        <w:t>Real-Time Updates: Users need timely updates and alerts about energy trends, anomalies, or savings opportunities to respond quickly to emerging situations.</w:t>
      </w:r>
    </w:p>
    <w:p w14:paraId="48053D10" w14:textId="77777777" w:rsidR="006E67FA" w:rsidRDefault="006E67FA" w:rsidP="00F4186E">
      <w:pPr>
        <w:pStyle w:val="ListParagraph"/>
        <w:numPr>
          <w:ilvl w:val="0"/>
          <w:numId w:val="6"/>
        </w:numPr>
        <w:spacing w:line="360" w:lineRule="auto"/>
        <w:jc w:val="both"/>
      </w:pPr>
      <w:r w:rsidRPr="00D66F58">
        <w:t>Data Security: All user data must be securely managed, ensuring compliance with privacy standards and protecting sensitive information.</w:t>
      </w:r>
    </w:p>
    <w:p w14:paraId="5A33D0DE" w14:textId="77777777" w:rsidR="00F70CD5" w:rsidRDefault="00F70CD5" w:rsidP="00F4186E">
      <w:pPr>
        <w:spacing w:line="360" w:lineRule="auto"/>
        <w:ind w:left="360"/>
        <w:jc w:val="both"/>
        <w:sectPr w:rsidR="00F70CD5" w:rsidSect="00B8237C">
          <w:headerReference w:type="default" r:id="rId11"/>
          <w:pgSz w:w="11907" w:h="16839" w:code="9"/>
          <w:pgMar w:top="1440" w:right="1440" w:bottom="1440" w:left="2160" w:header="720" w:footer="720" w:gutter="0"/>
          <w:pgNumType w:start="1"/>
          <w:cols w:space="720"/>
          <w:titlePg/>
          <w:docGrid w:linePitch="360"/>
        </w:sectPr>
      </w:pPr>
    </w:p>
    <w:p w14:paraId="65B16DB9" w14:textId="7657527D" w:rsidR="00610DC3" w:rsidRPr="00D66F58" w:rsidRDefault="00B448CF" w:rsidP="00F4186E">
      <w:pPr>
        <w:pStyle w:val="ChapterNo"/>
        <w:spacing w:line="360" w:lineRule="auto"/>
      </w:pPr>
      <w:r w:rsidRPr="00D66F58">
        <w:lastRenderedPageBreak/>
        <w:t>Chapter 2</w:t>
      </w:r>
    </w:p>
    <w:p w14:paraId="2736F4C3" w14:textId="44852763" w:rsidR="00B448CF" w:rsidRPr="00623ADA" w:rsidRDefault="00015536" w:rsidP="00F4186E">
      <w:pPr>
        <w:pStyle w:val="Heading1"/>
      </w:pPr>
      <w:bookmarkStart w:id="31" w:name="_Toc192884110"/>
      <w:r w:rsidRPr="00623ADA">
        <w:t>Introduction to Proposed System</w:t>
      </w:r>
      <w:bookmarkEnd w:id="31"/>
    </w:p>
    <w:p w14:paraId="0258A41A" w14:textId="77777777" w:rsidR="002843AE" w:rsidRPr="00AD4915" w:rsidRDefault="002843AE" w:rsidP="00F4186E">
      <w:pPr>
        <w:numPr>
          <w:ilvl w:val="1"/>
          <w:numId w:val="2"/>
        </w:numPr>
        <w:spacing w:line="360" w:lineRule="auto"/>
        <w:jc w:val="both"/>
        <w:outlineLvl w:val="1"/>
        <w:rPr>
          <w:b/>
          <w:sz w:val="28"/>
          <w:szCs w:val="28"/>
        </w:rPr>
      </w:pPr>
      <w:bookmarkStart w:id="32" w:name="_Toc144751267"/>
      <w:bookmarkStart w:id="33" w:name="_Toc144751947"/>
      <w:bookmarkStart w:id="34" w:name="_Toc145336279"/>
      <w:bookmarkStart w:id="35" w:name="_Toc449345644"/>
      <w:bookmarkStart w:id="36" w:name="_Toc142899772"/>
      <w:bookmarkStart w:id="37" w:name="_Toc142899952"/>
      <w:bookmarkStart w:id="38" w:name="_Toc142900097"/>
      <w:bookmarkStart w:id="39" w:name="_Toc192884111"/>
      <w:r w:rsidRPr="00AD4915">
        <w:rPr>
          <w:b/>
          <w:sz w:val="28"/>
          <w:szCs w:val="28"/>
        </w:rPr>
        <w:t>Introduction</w:t>
      </w:r>
      <w:bookmarkEnd w:id="32"/>
      <w:bookmarkEnd w:id="33"/>
      <w:bookmarkEnd w:id="34"/>
      <w:bookmarkEnd w:id="35"/>
      <w:bookmarkEnd w:id="39"/>
    </w:p>
    <w:p w14:paraId="60986078" w14:textId="03D0C9F9" w:rsidR="00C77EB7" w:rsidRPr="00D66F58" w:rsidRDefault="00C77EB7" w:rsidP="00F4186E">
      <w:pPr>
        <w:tabs>
          <w:tab w:val="left" w:pos="360"/>
        </w:tabs>
        <w:spacing w:line="360" w:lineRule="auto"/>
        <w:jc w:val="both"/>
        <w:rPr>
          <w:lang w:val="en-US"/>
        </w:rPr>
      </w:pPr>
      <w:r w:rsidRPr="00D66F58">
        <w:rPr>
          <w:color w:val="000000" w:themeColor="text1"/>
        </w:rPr>
        <w:t xml:space="preserve">The proposed system IESA, </w:t>
      </w:r>
      <w:r w:rsidRPr="00D66F58">
        <w:rPr>
          <w:lang w:val="en-US"/>
        </w:rPr>
        <w:t xml:space="preserve">a sophisticated business intelligence </w:t>
      </w:r>
      <w:r w:rsidR="0013140F" w:rsidRPr="00D66F58">
        <w:rPr>
          <w:lang w:val="en-US"/>
        </w:rPr>
        <w:t>software addresses the need of a decision support system which uses Advance Data science and AI algorithms to assist decision-maker in making optimal decisions.</w:t>
      </w:r>
      <w:r w:rsidR="0004393E" w:rsidRPr="00D66F58">
        <w:rPr>
          <w:lang w:val="en-US"/>
        </w:rPr>
        <w:t xml:space="preserve"> Energy sector currently needs innovative approaches to ensure </w:t>
      </w:r>
      <w:r w:rsidR="002C0D3B" w:rsidRPr="00D66F58">
        <w:rPr>
          <w:lang w:val="en-US"/>
        </w:rPr>
        <w:t xml:space="preserve">to sustainability and reduce energy wastage and increase efficiency to lower carbon emissions and </w:t>
      </w:r>
      <w:r w:rsidR="00776828" w:rsidRPr="00D66F58">
        <w:rPr>
          <w:lang w:val="en-US"/>
        </w:rPr>
        <w:t>reduce cost and promote best environment friendly practices.</w:t>
      </w:r>
      <w:r w:rsidR="00E05398" w:rsidRPr="00D66F58">
        <w:rPr>
          <w:lang w:val="en-US"/>
        </w:rPr>
        <w:t xml:space="preserve"> However, Current available system </w:t>
      </w:r>
      <w:r w:rsidR="000C0D70" w:rsidRPr="00D66F58">
        <w:rPr>
          <w:lang w:val="en-US"/>
        </w:rPr>
        <w:t>can’t</w:t>
      </w:r>
      <w:r w:rsidR="00E05398" w:rsidRPr="00D66F58">
        <w:rPr>
          <w:lang w:val="en-US"/>
        </w:rPr>
        <w:t xml:space="preserve"> provide detailed and accurate predictions and actionable insights in a user-friendly way.</w:t>
      </w:r>
    </w:p>
    <w:p w14:paraId="5739DDB6" w14:textId="245E6B7B" w:rsidR="00B46C9F" w:rsidRPr="00D66F58" w:rsidRDefault="00B46C9F" w:rsidP="00F4186E">
      <w:pPr>
        <w:tabs>
          <w:tab w:val="left" w:pos="360"/>
        </w:tabs>
        <w:spacing w:line="360" w:lineRule="auto"/>
        <w:jc w:val="both"/>
        <w:rPr>
          <w:lang w:val="en-US"/>
        </w:rPr>
      </w:pPr>
      <w:r w:rsidRPr="00D66F58">
        <w:rPr>
          <w:lang w:val="en-US"/>
        </w:rPr>
        <w:t xml:space="preserve">IESA is designed to enable users to take advantage of </w:t>
      </w:r>
      <w:r w:rsidR="005E4501" w:rsidRPr="00D66F58">
        <w:rPr>
          <w:lang w:val="en-US"/>
        </w:rPr>
        <w:t>advanced</w:t>
      </w:r>
      <w:r w:rsidRPr="00D66F58">
        <w:rPr>
          <w:lang w:val="en-US"/>
        </w:rPr>
        <w:t xml:space="preserve"> AI and Data Science algorithms</w:t>
      </w:r>
      <w:r w:rsidR="001916CA" w:rsidRPr="00D66F58">
        <w:rPr>
          <w:lang w:val="en-US"/>
        </w:rPr>
        <w:t xml:space="preserve"> like Regression, WisRule</w:t>
      </w:r>
      <w:r w:rsidR="00120B47" w:rsidRPr="00D66F58">
        <w:rPr>
          <w:lang w:val="en-US"/>
        </w:rPr>
        <w:t xml:space="preserve"> </w:t>
      </w:r>
      <w:r w:rsidR="009E1A7B" w:rsidRPr="00D66F58">
        <w:rPr>
          <w:lang w:val="en-US"/>
        </w:rPr>
        <w:t>(World’s first cognitive algorithm for wise association rule mining)</w:t>
      </w:r>
      <w:r w:rsidR="001916CA" w:rsidRPr="00D66F58">
        <w:rPr>
          <w:lang w:val="en-US"/>
        </w:rPr>
        <w:t xml:space="preserve"> and K means etc.</w:t>
      </w:r>
      <w:r w:rsidRPr="00D66F58">
        <w:rPr>
          <w:lang w:val="en-US"/>
        </w:rPr>
        <w:t xml:space="preserve"> to get detailed</w:t>
      </w:r>
      <w:r w:rsidR="001916CA" w:rsidRPr="00D66F58">
        <w:rPr>
          <w:lang w:val="en-US"/>
        </w:rPr>
        <w:t xml:space="preserve"> and accurate</w:t>
      </w:r>
      <w:r w:rsidRPr="00D66F58">
        <w:rPr>
          <w:lang w:val="en-US"/>
        </w:rPr>
        <w:t xml:space="preserve"> predictions</w:t>
      </w:r>
      <w:r w:rsidR="001916CA" w:rsidRPr="00D66F58">
        <w:rPr>
          <w:lang w:val="en-US"/>
        </w:rPr>
        <w:t xml:space="preserve"> and actionable insights to take most optimal decision</w:t>
      </w:r>
      <w:r w:rsidR="009C0D4B" w:rsidRPr="00D66F58">
        <w:rPr>
          <w:lang w:val="en-US"/>
        </w:rPr>
        <w:t xml:space="preserve"> and also offers decision makers </w:t>
      </w:r>
      <w:r w:rsidR="00FB22CB" w:rsidRPr="00D66F58">
        <w:t>personalized</w:t>
      </w:r>
      <w:r w:rsidR="00FB22CB" w:rsidRPr="00D66F58">
        <w:rPr>
          <w:lang w:val="en-US"/>
        </w:rPr>
        <w:t xml:space="preserve"> </w:t>
      </w:r>
      <w:r w:rsidR="009C0D4B" w:rsidRPr="00D66F58">
        <w:rPr>
          <w:lang w:val="en-US"/>
        </w:rPr>
        <w:t xml:space="preserve">recommendations. IESA serves as a useful tool for advancing decision making </w:t>
      </w:r>
      <w:r w:rsidR="00F5059F">
        <w:rPr>
          <w:lang w:val="en-US"/>
        </w:rPr>
        <w:t>for</w:t>
      </w:r>
      <w:r w:rsidR="009C0D4B" w:rsidRPr="00D66F58">
        <w:rPr>
          <w:lang w:val="en-US"/>
        </w:rPr>
        <w:t xml:space="preserve"> move to sustainable energy practices on a national leve</w:t>
      </w:r>
      <w:r w:rsidR="0099075F" w:rsidRPr="00D66F58">
        <w:rPr>
          <w:lang w:val="en-US"/>
        </w:rPr>
        <w:t>l.</w:t>
      </w:r>
    </w:p>
    <w:p w14:paraId="381D21B7" w14:textId="242A2777" w:rsidR="002843AE" w:rsidRPr="00AD4915" w:rsidRDefault="00882607" w:rsidP="00F4186E">
      <w:pPr>
        <w:numPr>
          <w:ilvl w:val="1"/>
          <w:numId w:val="2"/>
        </w:numPr>
        <w:spacing w:line="360" w:lineRule="auto"/>
        <w:jc w:val="both"/>
        <w:outlineLvl w:val="1"/>
        <w:rPr>
          <w:b/>
          <w:color w:val="000000"/>
          <w:sz w:val="28"/>
          <w:szCs w:val="28"/>
          <w:lang w:val="en-US"/>
        </w:rPr>
      </w:pPr>
      <w:bookmarkStart w:id="40" w:name="_Toc192884112"/>
      <w:bookmarkEnd w:id="36"/>
      <w:bookmarkEnd w:id="37"/>
      <w:bookmarkEnd w:id="38"/>
      <w:r w:rsidRPr="00AD4915">
        <w:rPr>
          <w:b/>
          <w:color w:val="000000"/>
          <w:sz w:val="28"/>
          <w:szCs w:val="28"/>
          <w:lang w:val="en-US"/>
        </w:rPr>
        <w:t>Project Background or Overview</w:t>
      </w:r>
      <w:bookmarkEnd w:id="40"/>
    </w:p>
    <w:p w14:paraId="66E1213A" w14:textId="2D55E58A" w:rsidR="007F7170" w:rsidRPr="00D66F58" w:rsidRDefault="007F7170" w:rsidP="00F4186E">
      <w:pPr>
        <w:pStyle w:val="NoSpacing"/>
        <w:spacing w:line="360" w:lineRule="auto"/>
        <w:jc w:val="both"/>
        <w:rPr>
          <w:lang w:val="en-US"/>
        </w:rPr>
      </w:pPr>
      <w:r w:rsidRPr="00D66F58">
        <w:rPr>
          <w:lang w:val="en-US"/>
        </w:rPr>
        <w:t>IESA (Intelligent Energy Scenario Analysis</w:t>
      </w:r>
      <w:r w:rsidR="00FB0705" w:rsidRPr="00D66F58">
        <w:rPr>
          <w:lang w:val="en-US"/>
        </w:rPr>
        <w:t>),</w:t>
      </w:r>
      <w:r w:rsidRPr="00D66F58">
        <w:rPr>
          <w:color w:val="000000" w:themeColor="text1"/>
        </w:rPr>
        <w:t xml:space="preserve"> </w:t>
      </w:r>
      <w:r w:rsidR="00F14A04" w:rsidRPr="00D66F58">
        <w:rPr>
          <w:lang w:val="en-US"/>
        </w:rPr>
        <w:t>an</w:t>
      </w:r>
      <w:r w:rsidRPr="00D66F58">
        <w:rPr>
          <w:lang w:val="en-US"/>
        </w:rPr>
        <w:t xml:space="preserve"> AI based business intelligence</w:t>
      </w:r>
      <w:r w:rsidR="00F14A04" w:rsidRPr="00D66F58">
        <w:rPr>
          <w:lang w:val="en-US"/>
        </w:rPr>
        <w:t xml:space="preserve"> p</w:t>
      </w:r>
      <w:r w:rsidRPr="00D66F58">
        <w:rPr>
          <w:lang w:val="en-US"/>
        </w:rPr>
        <w:t>roject that’s set to revolutionize energy scenario analysis and forecasting by utilizing WisRule, Regression, K means Clustering etc. This will assist decision makers understand different demand profiles and identify any inefficiencies and then target to climate that inefficiency to promote energy efficiency interventions more effectively.</w:t>
      </w:r>
      <w:r w:rsidR="001F7103" w:rsidRPr="00D66F58">
        <w:rPr>
          <w:lang w:val="en-US"/>
        </w:rPr>
        <w:t xml:space="preserve"> IESA aims </w:t>
      </w:r>
      <w:r w:rsidR="00E47067" w:rsidRPr="00D66F58">
        <w:rPr>
          <w:lang w:val="en-US"/>
        </w:rPr>
        <w:t>to analyze</w:t>
      </w:r>
      <w:r w:rsidR="001F7103" w:rsidRPr="00D66F58">
        <w:rPr>
          <w:lang w:val="en-US"/>
        </w:rPr>
        <w:t xml:space="preserve"> and predict different scenarios</w:t>
      </w:r>
      <w:r w:rsidR="001F787B" w:rsidRPr="00D66F58">
        <w:rPr>
          <w:lang w:val="en-US"/>
        </w:rPr>
        <w:t xml:space="preserve"> related to different forms of energy like gas and electricity.</w:t>
      </w:r>
      <w:r w:rsidR="00E47067" w:rsidRPr="00D66F58">
        <w:rPr>
          <w:lang w:val="en-US"/>
        </w:rPr>
        <w:t xml:space="preserve"> </w:t>
      </w:r>
    </w:p>
    <w:p w14:paraId="223A4485" w14:textId="4871AE5D" w:rsidR="00FB0705" w:rsidRDefault="00FB0705" w:rsidP="00F4186E">
      <w:pPr>
        <w:pStyle w:val="NoSpacing"/>
        <w:spacing w:line="360" w:lineRule="auto"/>
        <w:jc w:val="both"/>
        <w:rPr>
          <w:lang w:val="en-US"/>
        </w:rPr>
      </w:pPr>
      <w:r w:rsidRPr="00D66F58">
        <w:rPr>
          <w:lang w:val="en-US"/>
        </w:rPr>
        <w:t>IESA analyzes historical energy data like other existing DSS but unlike other existing DSS it also predicts future for different scenarios and also provides personalized recommendations</w:t>
      </w:r>
      <w:r w:rsidR="008E3FE7" w:rsidRPr="00D66F58">
        <w:rPr>
          <w:lang w:val="en-US"/>
        </w:rPr>
        <w:t xml:space="preserve"> </w:t>
      </w:r>
      <w:r w:rsidRPr="00D66F58">
        <w:rPr>
          <w:lang w:val="en-US"/>
        </w:rPr>
        <w:t xml:space="preserve">promote optimal </w:t>
      </w:r>
      <w:r w:rsidR="008E3FE7" w:rsidRPr="00D66F58">
        <w:rPr>
          <w:lang w:val="en-US"/>
        </w:rPr>
        <w:t xml:space="preserve">future </w:t>
      </w:r>
      <w:r w:rsidRPr="00D66F58">
        <w:rPr>
          <w:lang w:val="en-US"/>
        </w:rPr>
        <w:t>decision-making for moving energy sector sustainability and lower energy cost and reduce wastage.</w:t>
      </w:r>
    </w:p>
    <w:p w14:paraId="4B1998DE" w14:textId="77777777" w:rsidR="00A9162F" w:rsidRDefault="00A9162F" w:rsidP="00F4186E">
      <w:pPr>
        <w:pStyle w:val="NoSpacing"/>
        <w:spacing w:line="360" w:lineRule="auto"/>
        <w:jc w:val="both"/>
        <w:rPr>
          <w:lang w:val="en-US"/>
        </w:rPr>
      </w:pPr>
    </w:p>
    <w:p w14:paraId="1A9E88D0" w14:textId="77777777" w:rsidR="00A9162F" w:rsidRPr="00D66F58" w:rsidRDefault="00A9162F" w:rsidP="00F4186E">
      <w:pPr>
        <w:pStyle w:val="NoSpacing"/>
        <w:spacing w:line="360" w:lineRule="auto"/>
        <w:jc w:val="both"/>
        <w:rPr>
          <w:lang w:val="en-US"/>
        </w:rPr>
      </w:pPr>
    </w:p>
    <w:p w14:paraId="0F1A1646" w14:textId="13DF5AD4" w:rsidR="00934024" w:rsidRPr="00407382" w:rsidRDefault="005F120C" w:rsidP="00F4186E">
      <w:pPr>
        <w:numPr>
          <w:ilvl w:val="1"/>
          <w:numId w:val="2"/>
        </w:numPr>
        <w:spacing w:line="360" w:lineRule="auto"/>
        <w:jc w:val="both"/>
        <w:outlineLvl w:val="1"/>
        <w:rPr>
          <w:color w:val="000000"/>
          <w:sz w:val="28"/>
          <w:szCs w:val="28"/>
        </w:rPr>
      </w:pPr>
      <w:bookmarkStart w:id="41" w:name="_Toc192884113"/>
      <w:r w:rsidRPr="00407382">
        <w:rPr>
          <w:b/>
          <w:color w:val="000000"/>
          <w:sz w:val="28"/>
          <w:szCs w:val="28"/>
        </w:rPr>
        <w:lastRenderedPageBreak/>
        <w:t>Problem Description</w:t>
      </w:r>
      <w:bookmarkEnd w:id="41"/>
      <w:r w:rsidRPr="00407382">
        <w:rPr>
          <w:b/>
          <w:color w:val="000000"/>
          <w:sz w:val="28"/>
          <w:szCs w:val="28"/>
        </w:rPr>
        <w:t xml:space="preserve"> </w:t>
      </w:r>
    </w:p>
    <w:p w14:paraId="62C5499B" w14:textId="2C7FE658" w:rsidR="00855103" w:rsidRPr="00D66F58" w:rsidRDefault="009A095C" w:rsidP="00F4186E">
      <w:pPr>
        <w:pStyle w:val="NoSpacing"/>
        <w:spacing w:line="360" w:lineRule="auto"/>
        <w:jc w:val="both"/>
        <w:rPr>
          <w:lang w:val="en-US"/>
        </w:rPr>
      </w:pPr>
      <w:r w:rsidRPr="00D66F58">
        <w:rPr>
          <w:lang w:val="en-US"/>
        </w:rPr>
        <w:t xml:space="preserve">Increasing demand for energy resources due to increase of populations and people moving to more luxury life, combine with inefficient usage and planning poses a critical challenge in sustainability, resource management and carbon emissions. Traditional methods and </w:t>
      </w:r>
      <w:r w:rsidR="0025162C" w:rsidRPr="00D66F58">
        <w:rPr>
          <w:lang w:val="en-US"/>
        </w:rPr>
        <w:t>existing</w:t>
      </w:r>
      <w:r w:rsidRPr="00D66F58">
        <w:rPr>
          <w:lang w:val="en-US"/>
        </w:rPr>
        <w:t xml:space="preserve"> DSS failed to cope up with complex variables and scenarios and </w:t>
      </w:r>
      <w:r w:rsidRPr="00D66F58">
        <w:t xml:space="preserve">fall short </w:t>
      </w:r>
      <w:r w:rsidRPr="00D66F58">
        <w:rPr>
          <w:lang w:val="en-US"/>
        </w:rPr>
        <w:t>accurate predictions</w:t>
      </w:r>
      <w:r w:rsidR="0025162C" w:rsidRPr="00D66F58">
        <w:rPr>
          <w:lang w:val="en-US"/>
        </w:rPr>
        <w:t xml:space="preserve">. Most of existing DSS are developed 5 to 7 years ago, </w:t>
      </w:r>
      <w:r w:rsidR="00A03F60" w:rsidRPr="00D66F58">
        <w:rPr>
          <w:lang w:val="en-US"/>
        </w:rPr>
        <w:t>and</w:t>
      </w:r>
      <w:r w:rsidR="0025162C" w:rsidRPr="00D66F58">
        <w:rPr>
          <w:lang w:val="en-US"/>
        </w:rPr>
        <w:t xml:space="preserve"> in these 5 to 7 </w:t>
      </w:r>
      <w:r w:rsidR="003110F3" w:rsidRPr="00D66F58">
        <w:rPr>
          <w:lang w:val="en-US"/>
        </w:rPr>
        <w:t>years forecasting</w:t>
      </w:r>
      <w:r w:rsidR="0025162C" w:rsidRPr="00D66F58">
        <w:rPr>
          <w:lang w:val="en-US"/>
        </w:rPr>
        <w:t xml:space="preserve"> algos have </w:t>
      </w:r>
      <w:r w:rsidR="003110F3" w:rsidRPr="00D66F58">
        <w:rPr>
          <w:lang w:val="en-US"/>
        </w:rPr>
        <w:t>become</w:t>
      </w:r>
      <w:r w:rsidR="0025162C" w:rsidRPr="00D66F58">
        <w:rPr>
          <w:lang w:val="en-US"/>
        </w:rPr>
        <w:t xml:space="preserve"> quite mature and accurate and at the same time those systems are quite expensive </w:t>
      </w:r>
      <w:r w:rsidR="003110F3" w:rsidRPr="00D66F58">
        <w:rPr>
          <w:lang w:val="en-US"/>
        </w:rPr>
        <w:t>for their licensing with steep learning curve</w:t>
      </w:r>
      <w:r w:rsidR="00134245" w:rsidRPr="00D66F58">
        <w:rPr>
          <w:lang w:val="en-US"/>
        </w:rPr>
        <w:t>. They also lack dynamic predictions and personalized recommendations to assist decision-makers. Which ultimately lead to inefficient energy resource planning, allocation and increased cost</w:t>
      </w:r>
      <w:r w:rsidR="0095598B" w:rsidRPr="00D66F58">
        <w:rPr>
          <w:lang w:val="en-US"/>
        </w:rPr>
        <w:t>.</w:t>
      </w:r>
    </w:p>
    <w:p w14:paraId="528FC1C5" w14:textId="2A9BB1C9" w:rsidR="009A095C" w:rsidRPr="00227D57" w:rsidRDefault="009A095C" w:rsidP="00F4186E">
      <w:pPr>
        <w:pStyle w:val="NoSpacing"/>
        <w:spacing w:line="360" w:lineRule="auto"/>
        <w:jc w:val="both"/>
      </w:pPr>
      <w:r w:rsidRPr="00D66F58">
        <w:t xml:space="preserve">The rising demand for energy, coupled with inefficiencies in usage planning, presents major challenges in sustainability, resource management, and cost control. Traditional approaches and existing Decision Support Systems (DSS) for energy planning and forecasting fall short in addressing complex variables, delivering precise forecasts, and offering actionable insights for energy optimization. These systems are often costly to license, complicated to use, and lack user-friendly features, making them difficult to </w:t>
      </w:r>
      <w:r w:rsidR="00C0256E" w:rsidRPr="00D66F58">
        <w:t>adopt. Moreover</w:t>
      </w:r>
      <w:r w:rsidRPr="00D66F58">
        <w:t>, they fail to provide dynamic predictions or personalized recommendations, resulting in inefficient resource allocation, higher costs, and minimal environmental impact.</w:t>
      </w:r>
    </w:p>
    <w:p w14:paraId="2C1FC396" w14:textId="620FCD18" w:rsidR="00610DC3" w:rsidRPr="00D66F58" w:rsidRDefault="00692E18" w:rsidP="00F4186E">
      <w:pPr>
        <w:pStyle w:val="NoSpacing"/>
        <w:spacing w:line="360" w:lineRule="auto"/>
        <w:jc w:val="both"/>
        <w:rPr>
          <w:lang w:val="en-US"/>
        </w:rPr>
      </w:pPr>
      <w:r w:rsidRPr="00D66F58">
        <w:t xml:space="preserve">There is a need for an intelligent solution that provides accurate </w:t>
      </w:r>
      <w:r w:rsidRPr="00D66F58">
        <w:rPr>
          <w:lang w:val="en-US"/>
        </w:rPr>
        <w:t xml:space="preserve">cost-effective and user-friendly solutions and IESA addresses these problems with </w:t>
      </w:r>
      <w:r w:rsidRPr="00D66F58">
        <w:t xml:space="preserve">personalized recommendations, and actionable insights, enabling users to optimize energy usage </w:t>
      </w:r>
      <w:r w:rsidRPr="00D66F58">
        <w:rPr>
          <w:lang w:val="en-US"/>
        </w:rPr>
        <w:t xml:space="preserve">that </w:t>
      </w:r>
      <w:r w:rsidR="008E151F" w:rsidRPr="00D66F58">
        <w:rPr>
          <w:lang w:val="en-US"/>
        </w:rPr>
        <w:t>supports</w:t>
      </w:r>
      <w:r w:rsidRPr="00D66F58">
        <w:rPr>
          <w:lang w:val="en-US"/>
        </w:rPr>
        <w:t xml:space="preserve"> the data-driven decisions.</w:t>
      </w:r>
    </w:p>
    <w:p w14:paraId="7A71BAFA" w14:textId="292AE6A3" w:rsidR="00F670CA" w:rsidRPr="00407382" w:rsidRDefault="005F120C" w:rsidP="00F4186E">
      <w:pPr>
        <w:numPr>
          <w:ilvl w:val="1"/>
          <w:numId w:val="2"/>
        </w:numPr>
        <w:spacing w:line="360" w:lineRule="auto"/>
        <w:jc w:val="both"/>
        <w:outlineLvl w:val="1"/>
        <w:rPr>
          <w:b/>
          <w:color w:val="000000"/>
          <w:sz w:val="28"/>
          <w:szCs w:val="28"/>
        </w:rPr>
      </w:pPr>
      <w:bookmarkStart w:id="42" w:name="_Toc192884114"/>
      <w:r w:rsidRPr="00407382">
        <w:rPr>
          <w:b/>
          <w:color w:val="000000"/>
          <w:sz w:val="28"/>
          <w:szCs w:val="28"/>
          <w:lang w:val="en-US"/>
        </w:rPr>
        <w:t xml:space="preserve">Project </w:t>
      </w:r>
      <w:r w:rsidRPr="00407382">
        <w:rPr>
          <w:b/>
          <w:color w:val="000000"/>
          <w:sz w:val="28"/>
          <w:szCs w:val="28"/>
        </w:rPr>
        <w:t>Objectives</w:t>
      </w:r>
      <w:bookmarkEnd w:id="42"/>
    </w:p>
    <w:p w14:paraId="092C2918" w14:textId="3686F362" w:rsidR="00227D57" w:rsidRPr="00A9162F" w:rsidRDefault="00AD56FD" w:rsidP="00F4186E">
      <w:pPr>
        <w:pStyle w:val="NoSpacing"/>
        <w:spacing w:line="360" w:lineRule="auto"/>
        <w:jc w:val="both"/>
        <w:rPr>
          <w:lang w:val="en-US"/>
        </w:rPr>
      </w:pPr>
      <w:r w:rsidRPr="00D66F58">
        <w:rPr>
          <w:lang w:val="en-US"/>
        </w:rPr>
        <w:t xml:space="preserve">The </w:t>
      </w:r>
      <w:r w:rsidR="00BE52E9" w:rsidRPr="00D66F58">
        <w:rPr>
          <w:lang w:val="en-US"/>
        </w:rPr>
        <w:t xml:space="preserve">Intelligent Energy Scenario Analysis (IESA) is a sophisticated business intelligence project designed to enable </w:t>
      </w:r>
      <w:r w:rsidR="00BB5DCC" w:rsidRPr="00D66F58">
        <w:rPr>
          <w:lang w:val="en-US"/>
        </w:rPr>
        <w:t>users</w:t>
      </w:r>
      <w:r w:rsidR="00BE52E9" w:rsidRPr="00D66F58">
        <w:rPr>
          <w:lang w:val="en-US"/>
        </w:rPr>
        <w:t xml:space="preserve"> to optimize gas and electricity usage. By helping to reduce energy wastage, lower costs, and contribute to a greener future on a national scale, IESA offers an impactful solution for sustainable energy management. The software utilizes historical data and employs the WisRule</w:t>
      </w:r>
      <w:r w:rsidR="00E624A1" w:rsidRPr="00D66F58">
        <w:rPr>
          <w:lang w:val="en-US"/>
        </w:rPr>
        <w:t>, K-Means</w:t>
      </w:r>
      <w:r w:rsidR="00B244ED" w:rsidRPr="00D66F58">
        <w:rPr>
          <w:lang w:val="en-US"/>
        </w:rPr>
        <w:t>, and Linear Regression</w:t>
      </w:r>
      <w:r w:rsidR="00BE52E9" w:rsidRPr="00D66F58">
        <w:rPr>
          <w:lang w:val="en-US"/>
        </w:rPr>
        <w:t xml:space="preserve"> to </w:t>
      </w:r>
      <w:r w:rsidR="006A2A21" w:rsidRPr="00D66F58">
        <w:rPr>
          <w:lang w:val="en-US"/>
        </w:rPr>
        <w:t>analyze,</w:t>
      </w:r>
      <w:r w:rsidR="00E624A1" w:rsidRPr="00D66F58">
        <w:rPr>
          <w:lang w:val="en-US"/>
        </w:rPr>
        <w:t xml:space="preserve"> </w:t>
      </w:r>
      <w:r w:rsidR="00BE52E9" w:rsidRPr="00D66F58">
        <w:rPr>
          <w:lang w:val="en-US"/>
        </w:rPr>
        <w:t xml:space="preserve">visualize patterns of energy production and </w:t>
      </w:r>
      <w:r w:rsidR="00A92CD2" w:rsidRPr="00D66F58">
        <w:rPr>
          <w:lang w:val="en-US"/>
        </w:rPr>
        <w:t>consumption-related</w:t>
      </w:r>
      <w:r w:rsidR="00BE52E9" w:rsidRPr="00D66F58">
        <w:rPr>
          <w:lang w:val="en-US"/>
        </w:rPr>
        <w:t xml:space="preserve"> scenarios, providing predictive insights</w:t>
      </w:r>
      <w:r w:rsidR="005021BE" w:rsidRPr="00D66F58">
        <w:rPr>
          <w:lang w:val="en-US"/>
        </w:rPr>
        <w:t xml:space="preserve">, </w:t>
      </w:r>
      <w:r w:rsidR="00BE52E9" w:rsidRPr="00D66F58">
        <w:rPr>
          <w:lang w:val="en-US"/>
        </w:rPr>
        <w:t xml:space="preserve">group data based on similar consumption patterns, and forecasting energy usage and predicting future energy trends. IESA aims </w:t>
      </w:r>
      <w:r w:rsidR="00BE52E9" w:rsidRPr="00D66F58">
        <w:rPr>
          <w:lang w:val="en-US"/>
        </w:rPr>
        <w:lastRenderedPageBreak/>
        <w:t xml:space="preserve">to predict future </w:t>
      </w:r>
      <w:r w:rsidR="00A92CD2" w:rsidRPr="00D66F58">
        <w:rPr>
          <w:lang w:val="en-US"/>
        </w:rPr>
        <w:t>energy-related scenarios</w:t>
      </w:r>
      <w:r w:rsidR="00BE52E9" w:rsidRPr="00D66F58">
        <w:rPr>
          <w:lang w:val="en-US"/>
        </w:rPr>
        <w:t>, such as gas and electricity production and consumption, as well as associations between energy import, generation, and production etc.</w:t>
      </w:r>
    </w:p>
    <w:p w14:paraId="421B0F1F" w14:textId="0C75C0BB" w:rsidR="00270DD7" w:rsidRPr="00D66F58" w:rsidRDefault="008121F1" w:rsidP="00F4186E">
      <w:pPr>
        <w:numPr>
          <w:ilvl w:val="1"/>
          <w:numId w:val="2"/>
        </w:numPr>
        <w:spacing w:line="360" w:lineRule="auto"/>
        <w:jc w:val="both"/>
        <w:outlineLvl w:val="1"/>
        <w:rPr>
          <w:b/>
          <w:color w:val="000000"/>
        </w:rPr>
      </w:pPr>
      <w:bookmarkStart w:id="43" w:name="_Toc449345648"/>
      <w:r w:rsidRPr="00D66F58">
        <w:rPr>
          <w:b/>
          <w:color w:val="000000"/>
          <w:lang w:val="en-US"/>
        </w:rPr>
        <w:t xml:space="preserve"> </w:t>
      </w:r>
      <w:r w:rsidR="005F120C" w:rsidRPr="00D66F58">
        <w:rPr>
          <w:b/>
          <w:color w:val="000000"/>
          <w:lang w:val="en-US"/>
        </w:rPr>
        <w:t xml:space="preserve"> </w:t>
      </w:r>
      <w:bookmarkStart w:id="44" w:name="_Toc192884115"/>
      <w:bookmarkEnd w:id="43"/>
      <w:r w:rsidR="005F120C" w:rsidRPr="00407382">
        <w:rPr>
          <w:b/>
          <w:color w:val="000000"/>
          <w:sz w:val="28"/>
          <w:szCs w:val="28"/>
        </w:rPr>
        <w:t>Scope</w:t>
      </w:r>
      <w:bookmarkEnd w:id="44"/>
    </w:p>
    <w:p w14:paraId="041A7478" w14:textId="7B8FE691" w:rsidR="00AD56FD" w:rsidRPr="00D66F58" w:rsidRDefault="00AD56FD" w:rsidP="00F4186E">
      <w:pPr>
        <w:tabs>
          <w:tab w:val="left" w:pos="360"/>
        </w:tabs>
        <w:spacing w:line="360" w:lineRule="auto"/>
        <w:jc w:val="both"/>
        <w:rPr>
          <w:lang w:val="en-US"/>
        </w:rPr>
      </w:pPr>
      <w:r w:rsidRPr="00D66F58">
        <w:rPr>
          <w:lang w:val="en-US"/>
        </w:rPr>
        <w:t xml:space="preserve">The Intelligent Energy Scenario Analysis (IESA) provides a comprehensive decision support system for energy management by providing detailed predictive analytics, and scenario-based insights, forecasting and optimization of different energy scenarios such as energy consumption and production. </w:t>
      </w:r>
    </w:p>
    <w:p w14:paraId="4F5D0900" w14:textId="198C162F" w:rsidR="0015333B" w:rsidRPr="00D66F58" w:rsidRDefault="00AD56FD" w:rsidP="00F4186E">
      <w:pPr>
        <w:tabs>
          <w:tab w:val="left" w:pos="360"/>
        </w:tabs>
        <w:spacing w:line="360" w:lineRule="auto"/>
        <w:jc w:val="both"/>
        <w:rPr>
          <w:lang w:val="en-US"/>
        </w:rPr>
      </w:pPr>
      <w:r w:rsidRPr="00D66F58">
        <w:rPr>
          <w:lang w:val="en-US"/>
        </w:rPr>
        <w:t>As an advanced system, IESA captures historical consumption data, stores it</w:t>
      </w:r>
      <w:r w:rsidR="00610DC3" w:rsidRPr="00D66F58">
        <w:rPr>
          <w:lang w:val="en-US"/>
        </w:rPr>
        <w:t>,</w:t>
      </w:r>
      <w:r w:rsidRPr="00D66F58">
        <w:rPr>
          <w:lang w:val="en-US"/>
        </w:rPr>
        <w:t xml:space="preserve"> and makes it accessible for visualization and scenario analysis. </w:t>
      </w:r>
      <w:r w:rsidR="00610DC3" w:rsidRPr="00D66F58">
        <w:rPr>
          <w:lang w:val="en-US"/>
        </w:rPr>
        <w:t>Allows users to</w:t>
      </w:r>
      <w:r w:rsidRPr="00D66F58">
        <w:rPr>
          <w:lang w:val="en-US"/>
        </w:rPr>
        <w:t xml:space="preserve"> explore predictive trends, receive personalized recommendations for optimizing energy usage, and compare predictions using various algorithms. The System also promotes sustainability by offering actionable insights, helping organizations minimize energy wastage, reduce costs, and support eco-friendly practices.</w:t>
      </w:r>
    </w:p>
    <w:p w14:paraId="705652FF" w14:textId="5ADB2B90" w:rsidR="002A4445" w:rsidRPr="00407382" w:rsidRDefault="005F120C" w:rsidP="00F4186E">
      <w:pPr>
        <w:numPr>
          <w:ilvl w:val="1"/>
          <w:numId w:val="2"/>
        </w:numPr>
        <w:spacing w:line="360" w:lineRule="auto"/>
        <w:jc w:val="both"/>
        <w:outlineLvl w:val="1"/>
        <w:rPr>
          <w:b/>
          <w:color w:val="000000"/>
          <w:sz w:val="28"/>
          <w:szCs w:val="28"/>
        </w:rPr>
      </w:pPr>
      <w:bookmarkStart w:id="45" w:name="_Toc192884116"/>
      <w:r w:rsidRPr="00407382">
        <w:rPr>
          <w:b/>
          <w:color w:val="000000"/>
          <w:sz w:val="28"/>
          <w:szCs w:val="28"/>
          <w:lang w:val="en-US"/>
        </w:rPr>
        <w:t xml:space="preserve">Project </w:t>
      </w:r>
      <w:r w:rsidRPr="00407382">
        <w:rPr>
          <w:b/>
          <w:color w:val="000000"/>
          <w:sz w:val="28"/>
          <w:szCs w:val="28"/>
        </w:rPr>
        <w:t>Features</w:t>
      </w:r>
      <w:bookmarkEnd w:id="45"/>
    </w:p>
    <w:p w14:paraId="71D2591C" w14:textId="372F968D" w:rsidR="00A9162F" w:rsidRPr="00064023" w:rsidRDefault="00A9162F" w:rsidP="00F4186E">
      <w:pPr>
        <w:spacing w:line="360" w:lineRule="auto"/>
        <w:rPr>
          <w:sz w:val="22"/>
          <w:szCs w:val="22"/>
          <w:lang w:val="en-US"/>
        </w:rPr>
      </w:pPr>
      <w:r>
        <w:t xml:space="preserve">The Features table below outlines the functionality of the IESA which includes 9 features including </w:t>
      </w:r>
      <w:r w:rsidRPr="00D66F58">
        <w:t>Energy Data Acquisition</w:t>
      </w:r>
      <w:r>
        <w:t xml:space="preserve">, ETL, </w:t>
      </w:r>
      <w:r w:rsidRPr="00D66F58">
        <w:rPr>
          <w:sz w:val="22"/>
          <w:szCs w:val="22"/>
          <w:lang w:val="en-US"/>
        </w:rPr>
        <w:t>Prediction Engine</w:t>
      </w:r>
      <w:r>
        <w:rPr>
          <w:sz w:val="22"/>
          <w:szCs w:val="22"/>
          <w:lang w:val="en-US"/>
        </w:rPr>
        <w:t xml:space="preserve"> et</w:t>
      </w:r>
      <w:r w:rsidR="00064023">
        <w:rPr>
          <w:sz w:val="22"/>
          <w:szCs w:val="22"/>
          <w:lang w:val="en-US"/>
        </w:rPr>
        <w:t>c</w:t>
      </w:r>
      <w:r w:rsidR="00F86FB6">
        <w:rPr>
          <w:sz w:val="22"/>
          <w:szCs w:val="22"/>
          <w:lang w:val="en-US"/>
        </w:rPr>
        <w:t>.</w:t>
      </w:r>
    </w:p>
    <w:p w14:paraId="3E0E2653" w14:textId="765B3293" w:rsidR="00912024" w:rsidRPr="00912024" w:rsidRDefault="00912024" w:rsidP="00F4186E">
      <w:pPr>
        <w:pStyle w:val="Caption"/>
        <w:keepNext/>
        <w:spacing w:after="0" w:line="360" w:lineRule="auto"/>
        <w:jc w:val="center"/>
        <w:rPr>
          <w:sz w:val="24"/>
        </w:rPr>
      </w:pPr>
      <w:bookmarkStart w:id="46" w:name="_Toc192877778"/>
      <w:r w:rsidRPr="00912024">
        <w:rPr>
          <w:sz w:val="24"/>
        </w:rPr>
        <w:t xml:space="preserve">Table </w:t>
      </w:r>
      <w:r w:rsidR="00171DCB">
        <w:rPr>
          <w:sz w:val="24"/>
        </w:rPr>
        <w:fldChar w:fldCharType="begin"/>
      </w:r>
      <w:r w:rsidR="00171DCB">
        <w:rPr>
          <w:sz w:val="24"/>
        </w:rPr>
        <w:instrText xml:space="preserve"> STYLEREF 1 \s </w:instrText>
      </w:r>
      <w:r w:rsidR="00171DCB">
        <w:rPr>
          <w:sz w:val="24"/>
        </w:rPr>
        <w:fldChar w:fldCharType="separate"/>
      </w:r>
      <w:r w:rsidR="00171DCB">
        <w:rPr>
          <w:noProof/>
          <w:sz w:val="24"/>
        </w:rPr>
        <w:t>2</w:t>
      </w:r>
      <w:r w:rsidR="00171DCB">
        <w:rPr>
          <w:sz w:val="24"/>
        </w:rPr>
        <w:fldChar w:fldCharType="end"/>
      </w:r>
      <w:r w:rsidR="00171DCB">
        <w:rPr>
          <w:sz w:val="24"/>
        </w:rPr>
        <w:t>.</w:t>
      </w:r>
      <w:r w:rsidR="00171DCB">
        <w:rPr>
          <w:sz w:val="24"/>
        </w:rPr>
        <w:fldChar w:fldCharType="begin"/>
      </w:r>
      <w:r w:rsidR="00171DCB">
        <w:rPr>
          <w:sz w:val="24"/>
        </w:rPr>
        <w:instrText xml:space="preserve"> SEQ Table \* ARABIC \s 1 </w:instrText>
      </w:r>
      <w:r w:rsidR="00171DCB">
        <w:rPr>
          <w:sz w:val="24"/>
        </w:rPr>
        <w:fldChar w:fldCharType="separate"/>
      </w:r>
      <w:r w:rsidR="00171DCB">
        <w:rPr>
          <w:noProof/>
          <w:sz w:val="24"/>
        </w:rPr>
        <w:t>1</w:t>
      </w:r>
      <w:r w:rsidR="00171DCB">
        <w:rPr>
          <w:sz w:val="24"/>
        </w:rPr>
        <w:fldChar w:fldCharType="end"/>
      </w:r>
      <w:r w:rsidRPr="00912024">
        <w:rPr>
          <w:sz w:val="24"/>
        </w:rPr>
        <w:t>: List of Features of IESA</w:t>
      </w:r>
      <w:bookmarkEnd w:id="46"/>
    </w:p>
    <w:tbl>
      <w:tblPr>
        <w:tblStyle w:val="ListTable3"/>
        <w:tblW w:w="0" w:type="auto"/>
        <w:tblInd w:w="0" w:type="dxa"/>
        <w:tblLook w:val="04A0" w:firstRow="1" w:lastRow="0" w:firstColumn="1" w:lastColumn="0" w:noHBand="0" w:noVBand="1"/>
      </w:tblPr>
      <w:tblGrid>
        <w:gridCol w:w="1052"/>
        <w:gridCol w:w="2217"/>
        <w:gridCol w:w="5028"/>
      </w:tblGrid>
      <w:tr w:rsidR="00BB5DCC" w:rsidRPr="00D66F58" w14:paraId="2F17702B" w14:textId="77777777" w:rsidTr="00912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2" w:type="dxa"/>
            <w:tcBorders>
              <w:top w:val="single" w:sz="4" w:space="0" w:color="000000" w:themeColor="text1"/>
              <w:left w:val="single" w:sz="4" w:space="0" w:color="000000" w:themeColor="text1"/>
            </w:tcBorders>
            <w:hideMark/>
          </w:tcPr>
          <w:p w14:paraId="0E108DB7" w14:textId="77777777" w:rsidR="00BB5DCC" w:rsidRPr="00D66F58" w:rsidRDefault="00BB5DCC" w:rsidP="00F4186E">
            <w:pPr>
              <w:spacing w:line="360" w:lineRule="auto"/>
              <w:jc w:val="center"/>
              <w:rPr>
                <w:sz w:val="22"/>
                <w:szCs w:val="22"/>
              </w:rPr>
            </w:pPr>
            <w:r w:rsidRPr="00D66F58">
              <w:rPr>
                <w:sz w:val="22"/>
                <w:szCs w:val="22"/>
              </w:rPr>
              <w:t>ID</w:t>
            </w:r>
          </w:p>
        </w:tc>
        <w:tc>
          <w:tcPr>
            <w:tcW w:w="2217" w:type="dxa"/>
            <w:tcBorders>
              <w:top w:val="single" w:sz="4" w:space="0" w:color="000000" w:themeColor="text1"/>
              <w:left w:val="nil"/>
              <w:bottom w:val="nil"/>
              <w:right w:val="nil"/>
            </w:tcBorders>
            <w:hideMark/>
          </w:tcPr>
          <w:p w14:paraId="2C194CAB" w14:textId="77777777" w:rsidR="00BB5DCC" w:rsidRPr="00D66F58" w:rsidRDefault="00BB5DCC" w:rsidP="00F4186E">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66F58">
              <w:rPr>
                <w:sz w:val="22"/>
                <w:szCs w:val="22"/>
              </w:rPr>
              <w:t>Feature</w:t>
            </w:r>
          </w:p>
        </w:tc>
        <w:tc>
          <w:tcPr>
            <w:tcW w:w="5028" w:type="dxa"/>
            <w:tcBorders>
              <w:top w:val="single" w:sz="4" w:space="0" w:color="000000" w:themeColor="text1"/>
              <w:left w:val="nil"/>
              <w:bottom w:val="nil"/>
              <w:right w:val="single" w:sz="4" w:space="0" w:color="000000" w:themeColor="text1"/>
            </w:tcBorders>
            <w:hideMark/>
          </w:tcPr>
          <w:p w14:paraId="619F15E2" w14:textId="77777777" w:rsidR="00BB5DCC" w:rsidRPr="00D66F58" w:rsidRDefault="00BB5DCC" w:rsidP="00F4186E">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66F58">
              <w:rPr>
                <w:sz w:val="22"/>
                <w:szCs w:val="22"/>
              </w:rPr>
              <w:t>Description</w:t>
            </w:r>
          </w:p>
        </w:tc>
      </w:tr>
      <w:tr w:rsidR="00BB5DCC" w:rsidRPr="00D66F58" w14:paraId="2C91AED8" w14:textId="77777777" w:rsidTr="0091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Borders>
              <w:left w:val="single" w:sz="4" w:space="0" w:color="000000" w:themeColor="text1"/>
            </w:tcBorders>
            <w:hideMark/>
          </w:tcPr>
          <w:p w14:paraId="3136FF22" w14:textId="77777777" w:rsidR="00BB5DCC" w:rsidRPr="00D66F58" w:rsidRDefault="00BB5DCC" w:rsidP="00F4186E">
            <w:pPr>
              <w:spacing w:line="360" w:lineRule="auto"/>
              <w:jc w:val="center"/>
              <w:rPr>
                <w:sz w:val="22"/>
                <w:szCs w:val="22"/>
              </w:rPr>
            </w:pPr>
            <w:r w:rsidRPr="00D66F58">
              <w:rPr>
                <w:sz w:val="22"/>
                <w:szCs w:val="22"/>
              </w:rPr>
              <w:t>FT01</w:t>
            </w:r>
          </w:p>
        </w:tc>
        <w:tc>
          <w:tcPr>
            <w:tcW w:w="2217" w:type="dxa"/>
            <w:tcBorders>
              <w:left w:val="nil"/>
              <w:right w:val="nil"/>
            </w:tcBorders>
            <w:hideMark/>
          </w:tcPr>
          <w:p w14:paraId="25E68934" w14:textId="77777777" w:rsidR="00BB5DCC" w:rsidRPr="00D66F58" w:rsidRDefault="00BB5DCC" w:rsidP="00F4186E">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Energy Data Acquisition</w:t>
            </w:r>
          </w:p>
        </w:tc>
        <w:tc>
          <w:tcPr>
            <w:tcW w:w="5028" w:type="dxa"/>
            <w:tcBorders>
              <w:left w:val="nil"/>
              <w:right w:val="single" w:sz="4" w:space="0" w:color="000000" w:themeColor="text1"/>
            </w:tcBorders>
            <w:hideMark/>
          </w:tcPr>
          <w:p w14:paraId="182A5F2B" w14:textId="77777777" w:rsidR="00BB5DCC" w:rsidRPr="00D66F58" w:rsidRDefault="00BB5DCC" w:rsidP="00F4186E">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rPr>
              <w:t xml:space="preserve">This feature interacts with user to get input data from user through </w:t>
            </w:r>
            <w:r w:rsidRPr="00D66F58">
              <w:rPr>
                <w:sz w:val="22"/>
                <w:szCs w:val="22"/>
                <w:lang w:val="en-US"/>
              </w:rPr>
              <w:t>csv/xml.</w:t>
            </w:r>
          </w:p>
        </w:tc>
      </w:tr>
      <w:tr w:rsidR="00BB5DCC" w:rsidRPr="00D66F58" w14:paraId="5A0F3130" w14:textId="77777777" w:rsidTr="00912024">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4" w:space="0" w:color="000000" w:themeColor="text1"/>
              <w:bottom w:val="nil"/>
            </w:tcBorders>
            <w:hideMark/>
          </w:tcPr>
          <w:p w14:paraId="6BED4D1D" w14:textId="77777777" w:rsidR="00BB5DCC" w:rsidRPr="00D66F58" w:rsidRDefault="00BB5DCC" w:rsidP="00F4186E">
            <w:pPr>
              <w:spacing w:line="360" w:lineRule="auto"/>
              <w:jc w:val="center"/>
              <w:rPr>
                <w:sz w:val="22"/>
                <w:szCs w:val="22"/>
                <w:lang w:val="en-CA" w:bidi="he-IL"/>
              </w:rPr>
            </w:pPr>
            <w:r w:rsidRPr="00D66F58">
              <w:rPr>
                <w:sz w:val="22"/>
                <w:szCs w:val="22"/>
              </w:rPr>
              <w:t>FT02</w:t>
            </w:r>
          </w:p>
        </w:tc>
        <w:tc>
          <w:tcPr>
            <w:tcW w:w="2217" w:type="dxa"/>
            <w:tcBorders>
              <w:top w:val="nil"/>
              <w:left w:val="nil"/>
              <w:bottom w:val="nil"/>
              <w:right w:val="nil"/>
            </w:tcBorders>
            <w:hideMark/>
          </w:tcPr>
          <w:p w14:paraId="09B437AB" w14:textId="77777777" w:rsidR="00BB5DCC" w:rsidRPr="00D66F58" w:rsidRDefault="00BB5DCC" w:rsidP="00F4186E">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D66F58">
              <w:rPr>
                <w:sz w:val="22"/>
                <w:szCs w:val="22"/>
              </w:rPr>
              <w:t>Energy Data Storage</w:t>
            </w:r>
          </w:p>
        </w:tc>
        <w:tc>
          <w:tcPr>
            <w:tcW w:w="5028" w:type="dxa"/>
            <w:tcBorders>
              <w:top w:val="nil"/>
              <w:left w:val="nil"/>
              <w:bottom w:val="nil"/>
              <w:right w:val="single" w:sz="4" w:space="0" w:color="000000" w:themeColor="text1"/>
            </w:tcBorders>
            <w:hideMark/>
          </w:tcPr>
          <w:p w14:paraId="61C83E69" w14:textId="77777777" w:rsidR="00BB5DCC" w:rsidRPr="00D66F58" w:rsidRDefault="00BB5DCC"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D66F58">
              <w:rPr>
                <w:sz w:val="22"/>
                <w:szCs w:val="22"/>
              </w:rPr>
              <w:t xml:space="preserve">This units extracts data from </w:t>
            </w:r>
            <w:r w:rsidRPr="00D66F58">
              <w:rPr>
                <w:sz w:val="22"/>
                <w:szCs w:val="22"/>
                <w:lang w:val="en-US"/>
              </w:rPr>
              <w:t>csv/xml inputted by user and stores in Database.</w:t>
            </w:r>
          </w:p>
        </w:tc>
      </w:tr>
      <w:tr w:rsidR="00BB5DCC" w:rsidRPr="00D66F58" w14:paraId="2C3AA0DC" w14:textId="77777777" w:rsidTr="0091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Borders>
              <w:left w:val="single" w:sz="4" w:space="0" w:color="000000" w:themeColor="text1"/>
            </w:tcBorders>
            <w:hideMark/>
          </w:tcPr>
          <w:p w14:paraId="13DEDF9F" w14:textId="77777777" w:rsidR="00BB5DCC" w:rsidRPr="00D66F58" w:rsidRDefault="00BB5DCC" w:rsidP="00F4186E">
            <w:pPr>
              <w:spacing w:line="360" w:lineRule="auto"/>
              <w:jc w:val="center"/>
              <w:rPr>
                <w:sz w:val="22"/>
                <w:szCs w:val="22"/>
              </w:rPr>
            </w:pPr>
            <w:r w:rsidRPr="00D66F58">
              <w:rPr>
                <w:sz w:val="22"/>
                <w:szCs w:val="22"/>
              </w:rPr>
              <w:t>FT03</w:t>
            </w:r>
          </w:p>
        </w:tc>
        <w:tc>
          <w:tcPr>
            <w:tcW w:w="2217" w:type="dxa"/>
            <w:tcBorders>
              <w:left w:val="nil"/>
              <w:right w:val="nil"/>
            </w:tcBorders>
            <w:hideMark/>
          </w:tcPr>
          <w:p w14:paraId="6835A0CA" w14:textId="77777777" w:rsidR="00BB5DCC" w:rsidRPr="00D66F58" w:rsidRDefault="00BB5DCC" w:rsidP="00F4186E">
            <w:pPr>
              <w:spacing w:line="360" w:lineRule="auto"/>
              <w:jc w:val="center"/>
              <w:cnfStyle w:val="000000100000" w:firstRow="0" w:lastRow="0" w:firstColumn="0" w:lastColumn="0" w:oddVBand="0" w:evenVBand="0" w:oddHBand="1" w:evenHBand="0" w:firstRowFirstColumn="0" w:firstRowLastColumn="0" w:lastRowFirstColumn="0" w:lastRowLastColumn="0"/>
            </w:pPr>
            <w:r w:rsidRPr="00D66F58">
              <w:rPr>
                <w:sz w:val="22"/>
                <w:szCs w:val="22"/>
              </w:rPr>
              <w:t>ETL</w:t>
            </w:r>
          </w:p>
        </w:tc>
        <w:tc>
          <w:tcPr>
            <w:tcW w:w="5028" w:type="dxa"/>
            <w:tcBorders>
              <w:left w:val="nil"/>
              <w:right w:val="single" w:sz="4" w:space="0" w:color="000000" w:themeColor="text1"/>
            </w:tcBorders>
            <w:hideMark/>
          </w:tcPr>
          <w:p w14:paraId="6C6650E7" w14:textId="77777777" w:rsidR="00BB5DCC" w:rsidRPr="00D66F58" w:rsidRDefault="00BB5DCC" w:rsidP="00F4186E">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rPr>
              <w:t>This Module extracts data from database transforms it and loads into our system.</w:t>
            </w:r>
          </w:p>
        </w:tc>
      </w:tr>
      <w:tr w:rsidR="00BB5DCC" w:rsidRPr="00D66F58" w14:paraId="050EA71B" w14:textId="77777777" w:rsidTr="00912024">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4" w:space="0" w:color="000000" w:themeColor="text1"/>
              <w:bottom w:val="nil"/>
            </w:tcBorders>
            <w:hideMark/>
          </w:tcPr>
          <w:p w14:paraId="6039E3F9" w14:textId="77777777" w:rsidR="00BB5DCC" w:rsidRPr="00D66F58" w:rsidRDefault="00BB5DCC" w:rsidP="00F4186E">
            <w:pPr>
              <w:spacing w:line="360" w:lineRule="auto"/>
              <w:jc w:val="center"/>
              <w:rPr>
                <w:sz w:val="22"/>
                <w:szCs w:val="22"/>
                <w:lang w:val="en-CA" w:bidi="he-IL"/>
              </w:rPr>
            </w:pPr>
            <w:r w:rsidRPr="00D66F58">
              <w:rPr>
                <w:sz w:val="22"/>
                <w:szCs w:val="22"/>
              </w:rPr>
              <w:t>FT04</w:t>
            </w:r>
          </w:p>
        </w:tc>
        <w:tc>
          <w:tcPr>
            <w:tcW w:w="2217" w:type="dxa"/>
            <w:tcBorders>
              <w:top w:val="nil"/>
              <w:left w:val="nil"/>
              <w:bottom w:val="nil"/>
              <w:right w:val="nil"/>
            </w:tcBorders>
            <w:hideMark/>
          </w:tcPr>
          <w:p w14:paraId="27EBAF4F" w14:textId="77777777" w:rsidR="00BB5DCC" w:rsidRPr="00D66F58" w:rsidRDefault="00BB5DCC" w:rsidP="00F4186E">
            <w:pPr>
              <w:spacing w:line="360" w:lineRule="auto"/>
              <w:cnfStyle w:val="000000000000" w:firstRow="0" w:lastRow="0" w:firstColumn="0" w:lastColumn="0" w:oddVBand="0" w:evenVBand="0" w:oddHBand="0" w:evenHBand="0" w:firstRowFirstColumn="0" w:firstRowLastColumn="0" w:lastRowFirstColumn="0" w:lastRowLastColumn="0"/>
            </w:pPr>
            <w:r w:rsidRPr="00D66F58">
              <w:rPr>
                <w:sz w:val="22"/>
                <w:szCs w:val="22"/>
                <w:lang w:val="en-US"/>
              </w:rPr>
              <w:t>Scenario Analysis</w:t>
            </w:r>
          </w:p>
        </w:tc>
        <w:tc>
          <w:tcPr>
            <w:tcW w:w="5028" w:type="dxa"/>
            <w:tcBorders>
              <w:top w:val="nil"/>
              <w:left w:val="nil"/>
              <w:bottom w:val="nil"/>
              <w:right w:val="single" w:sz="4" w:space="0" w:color="000000" w:themeColor="text1"/>
            </w:tcBorders>
            <w:hideMark/>
          </w:tcPr>
          <w:p w14:paraId="17B13A1A" w14:textId="77777777" w:rsidR="00BB5DCC" w:rsidRPr="00D66F58" w:rsidRDefault="00BB5DCC" w:rsidP="00F4186E">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The system must analyze historical data and generate patterns for production and consumption, as well as associations between energy import, generation, and production etc.</w:t>
            </w:r>
          </w:p>
        </w:tc>
      </w:tr>
      <w:tr w:rsidR="00BB5DCC" w:rsidRPr="00D66F58" w14:paraId="4987E58D" w14:textId="77777777" w:rsidTr="0091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Borders>
              <w:left w:val="single" w:sz="4" w:space="0" w:color="000000" w:themeColor="text1"/>
            </w:tcBorders>
            <w:hideMark/>
          </w:tcPr>
          <w:p w14:paraId="1E2D5801" w14:textId="77777777" w:rsidR="00BB5DCC" w:rsidRPr="00D66F58" w:rsidRDefault="00BB5DCC" w:rsidP="00F4186E">
            <w:pPr>
              <w:spacing w:line="360" w:lineRule="auto"/>
              <w:jc w:val="center"/>
              <w:rPr>
                <w:sz w:val="22"/>
                <w:szCs w:val="22"/>
                <w:lang w:val="en-CA" w:bidi="he-IL"/>
              </w:rPr>
            </w:pPr>
            <w:r w:rsidRPr="00D66F58">
              <w:rPr>
                <w:sz w:val="22"/>
                <w:szCs w:val="22"/>
              </w:rPr>
              <w:t>FT05</w:t>
            </w:r>
          </w:p>
        </w:tc>
        <w:tc>
          <w:tcPr>
            <w:tcW w:w="2217" w:type="dxa"/>
            <w:tcBorders>
              <w:left w:val="nil"/>
              <w:right w:val="nil"/>
            </w:tcBorders>
            <w:hideMark/>
          </w:tcPr>
          <w:p w14:paraId="4C95E3BF" w14:textId="77777777" w:rsidR="00BB5DCC" w:rsidRPr="00D66F58" w:rsidRDefault="00BB5DCC" w:rsidP="00F4186E">
            <w:pPr>
              <w:spacing w:line="360" w:lineRule="auto"/>
              <w:jc w:val="center"/>
              <w:cnfStyle w:val="000000100000" w:firstRow="0" w:lastRow="0" w:firstColumn="0" w:lastColumn="0" w:oddVBand="0" w:evenVBand="0" w:oddHBand="1" w:evenHBand="0" w:firstRowFirstColumn="0" w:firstRowLastColumn="0" w:lastRowFirstColumn="0" w:lastRowLastColumn="0"/>
            </w:pPr>
            <w:r w:rsidRPr="00D66F58">
              <w:rPr>
                <w:sz w:val="22"/>
                <w:szCs w:val="22"/>
                <w:lang w:val="en-US"/>
              </w:rPr>
              <w:t>Prediction Engine</w:t>
            </w:r>
          </w:p>
        </w:tc>
        <w:tc>
          <w:tcPr>
            <w:tcW w:w="5028" w:type="dxa"/>
            <w:tcBorders>
              <w:left w:val="nil"/>
              <w:right w:val="single" w:sz="4" w:space="0" w:color="000000" w:themeColor="text1"/>
            </w:tcBorders>
            <w:hideMark/>
          </w:tcPr>
          <w:p w14:paraId="2D4EF7DF" w14:textId="77777777" w:rsidR="00BB5DCC" w:rsidRPr="00D66F58" w:rsidRDefault="00BB5DCC"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D66F58">
              <w:rPr>
                <w:sz w:val="22"/>
                <w:szCs w:val="22"/>
              </w:rPr>
              <w:t>The system must use WisRule, Linear Regression, K Means Clustering for prediction based on different scenarios</w:t>
            </w:r>
          </w:p>
        </w:tc>
      </w:tr>
      <w:tr w:rsidR="00BB5DCC" w:rsidRPr="00D66F58" w14:paraId="220B5AFA" w14:textId="77777777" w:rsidTr="00912024">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4" w:space="0" w:color="000000" w:themeColor="text1"/>
              <w:bottom w:val="nil"/>
            </w:tcBorders>
            <w:hideMark/>
          </w:tcPr>
          <w:p w14:paraId="7D7E2D42" w14:textId="77777777" w:rsidR="00BB5DCC" w:rsidRPr="00D66F58" w:rsidRDefault="00BB5DCC" w:rsidP="00F4186E">
            <w:pPr>
              <w:spacing w:line="360" w:lineRule="auto"/>
              <w:jc w:val="center"/>
              <w:rPr>
                <w:sz w:val="22"/>
                <w:szCs w:val="22"/>
              </w:rPr>
            </w:pPr>
            <w:r w:rsidRPr="00D66F58">
              <w:rPr>
                <w:sz w:val="22"/>
                <w:szCs w:val="22"/>
              </w:rPr>
              <w:t>FT06</w:t>
            </w:r>
          </w:p>
        </w:tc>
        <w:tc>
          <w:tcPr>
            <w:tcW w:w="2217" w:type="dxa"/>
            <w:tcBorders>
              <w:top w:val="nil"/>
              <w:left w:val="nil"/>
              <w:bottom w:val="nil"/>
              <w:right w:val="nil"/>
            </w:tcBorders>
            <w:hideMark/>
          </w:tcPr>
          <w:p w14:paraId="6C9B316A" w14:textId="77777777" w:rsidR="00BB5DCC" w:rsidRPr="00D66F58" w:rsidRDefault="00BB5DCC" w:rsidP="00F4186E">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 xml:space="preserve">Data Visualization </w:t>
            </w:r>
          </w:p>
        </w:tc>
        <w:tc>
          <w:tcPr>
            <w:tcW w:w="5028" w:type="dxa"/>
            <w:tcBorders>
              <w:top w:val="nil"/>
              <w:left w:val="nil"/>
              <w:bottom w:val="nil"/>
              <w:right w:val="single" w:sz="4" w:space="0" w:color="000000" w:themeColor="text1"/>
            </w:tcBorders>
            <w:hideMark/>
          </w:tcPr>
          <w:p w14:paraId="18C393D7" w14:textId="77777777" w:rsidR="00BB5DCC" w:rsidRPr="00D66F58" w:rsidRDefault="00BB5DCC"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66F58">
              <w:rPr>
                <w:sz w:val="22"/>
                <w:szCs w:val="22"/>
              </w:rPr>
              <w:t>The system must visualize both historical data and predicted data on dashboard using graphs and charts.</w:t>
            </w:r>
          </w:p>
        </w:tc>
      </w:tr>
      <w:tr w:rsidR="00BB5DCC" w:rsidRPr="00D66F58" w14:paraId="754AE6AB" w14:textId="77777777" w:rsidTr="0091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tcBorders>
              <w:left w:val="single" w:sz="4" w:space="0" w:color="000000" w:themeColor="text1"/>
            </w:tcBorders>
            <w:hideMark/>
          </w:tcPr>
          <w:p w14:paraId="28ADE151" w14:textId="77777777" w:rsidR="00BB5DCC" w:rsidRPr="00D66F58" w:rsidRDefault="00BB5DCC" w:rsidP="00F4186E">
            <w:pPr>
              <w:spacing w:line="360" w:lineRule="auto"/>
              <w:jc w:val="center"/>
              <w:rPr>
                <w:sz w:val="22"/>
                <w:szCs w:val="22"/>
              </w:rPr>
            </w:pPr>
            <w:r w:rsidRPr="00D66F58">
              <w:rPr>
                <w:sz w:val="22"/>
                <w:szCs w:val="22"/>
              </w:rPr>
              <w:lastRenderedPageBreak/>
              <w:t>FT07</w:t>
            </w:r>
          </w:p>
        </w:tc>
        <w:tc>
          <w:tcPr>
            <w:tcW w:w="2217" w:type="dxa"/>
            <w:tcBorders>
              <w:left w:val="nil"/>
              <w:right w:val="nil"/>
            </w:tcBorders>
            <w:hideMark/>
          </w:tcPr>
          <w:p w14:paraId="31A9B89E" w14:textId="77777777" w:rsidR="00BB5DCC" w:rsidRPr="00D66F58" w:rsidRDefault="00BB5DCC" w:rsidP="00F4186E">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lang w:val="en-US"/>
              </w:rPr>
              <w:t>Reporting</w:t>
            </w:r>
          </w:p>
        </w:tc>
        <w:tc>
          <w:tcPr>
            <w:tcW w:w="5028" w:type="dxa"/>
            <w:tcBorders>
              <w:left w:val="nil"/>
              <w:right w:val="single" w:sz="4" w:space="0" w:color="000000" w:themeColor="text1"/>
            </w:tcBorders>
            <w:hideMark/>
          </w:tcPr>
          <w:p w14:paraId="571C5738" w14:textId="77777777" w:rsidR="00BB5DCC" w:rsidRPr="00D66F58" w:rsidRDefault="00BB5DCC"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bidi="he-IL"/>
              </w:rPr>
            </w:pPr>
            <w:r w:rsidRPr="00D66F58">
              <w:rPr>
                <w:sz w:val="22"/>
                <w:szCs w:val="22"/>
              </w:rPr>
              <w:t>The system must allow to share and print reports both in hard and soft form.</w:t>
            </w:r>
          </w:p>
        </w:tc>
      </w:tr>
      <w:tr w:rsidR="00BB5DCC" w:rsidRPr="00D66F58" w14:paraId="2AD5C945" w14:textId="77777777" w:rsidTr="00912024">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4" w:space="0" w:color="000000" w:themeColor="text1"/>
              <w:bottom w:val="single" w:sz="4" w:space="0" w:color="000000" w:themeColor="text1"/>
            </w:tcBorders>
            <w:hideMark/>
          </w:tcPr>
          <w:p w14:paraId="55801A77" w14:textId="77777777" w:rsidR="00BB5DCC" w:rsidRPr="00D66F58" w:rsidRDefault="00BB5DCC" w:rsidP="00F4186E">
            <w:pPr>
              <w:spacing w:line="360" w:lineRule="auto"/>
              <w:jc w:val="center"/>
              <w:rPr>
                <w:sz w:val="22"/>
                <w:szCs w:val="22"/>
              </w:rPr>
            </w:pPr>
            <w:r w:rsidRPr="00D66F58">
              <w:rPr>
                <w:sz w:val="22"/>
                <w:szCs w:val="22"/>
              </w:rPr>
              <w:t>FT08</w:t>
            </w:r>
          </w:p>
        </w:tc>
        <w:tc>
          <w:tcPr>
            <w:tcW w:w="2217" w:type="dxa"/>
            <w:tcBorders>
              <w:top w:val="nil"/>
              <w:left w:val="nil"/>
              <w:bottom w:val="single" w:sz="4" w:space="0" w:color="000000" w:themeColor="text1"/>
              <w:right w:val="nil"/>
            </w:tcBorders>
            <w:hideMark/>
          </w:tcPr>
          <w:p w14:paraId="2E843A3F" w14:textId="77777777" w:rsidR="00BB5DCC" w:rsidRPr="00D66F58" w:rsidRDefault="00BB5DCC" w:rsidP="00F4186E">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Personalized Recommendations</w:t>
            </w:r>
          </w:p>
        </w:tc>
        <w:tc>
          <w:tcPr>
            <w:tcW w:w="5028" w:type="dxa"/>
            <w:tcBorders>
              <w:top w:val="nil"/>
              <w:left w:val="nil"/>
              <w:bottom w:val="single" w:sz="4" w:space="0" w:color="000000" w:themeColor="text1"/>
              <w:right w:val="single" w:sz="4" w:space="0" w:color="000000" w:themeColor="text1"/>
            </w:tcBorders>
            <w:hideMark/>
          </w:tcPr>
          <w:p w14:paraId="21BB55C2" w14:textId="77777777" w:rsidR="00BB5DCC" w:rsidRPr="00D66F58" w:rsidRDefault="00BB5DCC"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66F58">
              <w:rPr>
                <w:sz w:val="22"/>
                <w:szCs w:val="22"/>
              </w:rPr>
              <w:t>The system must provide user with recommendations for future decision based on historical and predicted data.</w:t>
            </w:r>
          </w:p>
        </w:tc>
      </w:tr>
    </w:tbl>
    <w:p w14:paraId="269B1000" w14:textId="77777777" w:rsidR="00B247E9" w:rsidRPr="00D66F58" w:rsidRDefault="00B247E9" w:rsidP="00F4186E">
      <w:pPr>
        <w:tabs>
          <w:tab w:val="left" w:pos="360"/>
        </w:tabs>
        <w:spacing w:line="360" w:lineRule="auto"/>
        <w:jc w:val="both"/>
      </w:pPr>
    </w:p>
    <w:p w14:paraId="3DE5C5F5" w14:textId="0722DD6A" w:rsidR="00B05B15" w:rsidRPr="00407382" w:rsidRDefault="00537334" w:rsidP="00F4186E">
      <w:pPr>
        <w:numPr>
          <w:ilvl w:val="1"/>
          <w:numId w:val="2"/>
        </w:numPr>
        <w:spacing w:line="360" w:lineRule="auto"/>
        <w:jc w:val="both"/>
        <w:outlineLvl w:val="1"/>
        <w:rPr>
          <w:b/>
          <w:color w:val="000000"/>
          <w:sz w:val="28"/>
          <w:szCs w:val="28"/>
        </w:rPr>
      </w:pPr>
      <w:bookmarkStart w:id="47" w:name="_Toc192884117"/>
      <w:r w:rsidRPr="00407382">
        <w:rPr>
          <w:b/>
          <w:color w:val="000000"/>
          <w:sz w:val="28"/>
          <w:szCs w:val="28"/>
          <w:lang w:val="en-US"/>
        </w:rPr>
        <w:t>DFD level 0</w:t>
      </w:r>
      <w:bookmarkEnd w:id="47"/>
    </w:p>
    <w:p w14:paraId="655351FA" w14:textId="154332C4" w:rsidR="002A4445" w:rsidRPr="00D66F58" w:rsidRDefault="0018664C" w:rsidP="00F4186E">
      <w:pPr>
        <w:pStyle w:val="NoSpacing"/>
        <w:spacing w:line="360" w:lineRule="auto"/>
      </w:pPr>
      <w:r>
        <w:rPr>
          <w:noProof/>
        </w:rPr>
        <mc:AlternateContent>
          <mc:Choice Requires="wps">
            <w:drawing>
              <wp:anchor distT="0" distB="0" distL="114300" distR="114300" simplePos="0" relativeHeight="251729920" behindDoc="0" locked="0" layoutInCell="1" allowOverlap="1" wp14:anchorId="4DFF3AE1" wp14:editId="1CCAA9E6">
                <wp:simplePos x="0" y="0"/>
                <wp:positionH relativeFrom="column">
                  <wp:posOffset>-327660</wp:posOffset>
                </wp:positionH>
                <wp:positionV relativeFrom="paragraph">
                  <wp:posOffset>3887470</wp:posOffset>
                </wp:positionV>
                <wp:extent cx="6042660" cy="635"/>
                <wp:effectExtent l="0" t="0" r="0" b="0"/>
                <wp:wrapTopAndBottom/>
                <wp:docPr id="189122525" name="Text Box 1"/>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6EBAF483" w14:textId="4FBE8186" w:rsidR="0018664C" w:rsidRPr="0018664C" w:rsidRDefault="0018664C" w:rsidP="0018664C">
                            <w:pPr>
                              <w:pStyle w:val="Caption"/>
                              <w:spacing w:after="0"/>
                              <w:jc w:val="center"/>
                              <w:rPr>
                                <w:noProof/>
                                <w:sz w:val="24"/>
                              </w:rPr>
                            </w:pPr>
                            <w:bookmarkStart w:id="48" w:name="_Toc192877783"/>
                            <w:r w:rsidRPr="0018664C">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2</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1</w:t>
                            </w:r>
                            <w:r w:rsidR="00616238">
                              <w:rPr>
                                <w:sz w:val="24"/>
                              </w:rPr>
                              <w:fldChar w:fldCharType="end"/>
                            </w:r>
                            <w:r w:rsidRPr="0018664C">
                              <w:rPr>
                                <w:sz w:val="24"/>
                              </w:rPr>
                              <w:t>: DFD level 0 for IESA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FF3AE1" id="_x0000_t202" coordsize="21600,21600" o:spt="202" path="m,l,21600r21600,l21600,xe">
                <v:stroke joinstyle="miter"/>
                <v:path gradientshapeok="t" o:connecttype="rect"/>
              </v:shapetype>
              <v:shape id="Text Box 1" o:spid="_x0000_s1026" type="#_x0000_t202" style="position:absolute;margin-left:-25.8pt;margin-top:306.1pt;width:475.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16JFAIAADgEAAAOAAAAZHJzL2Uyb0RvYy54bWysU8GO0zAQvSPxD5bvNG2BCk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cX0w3yxoJSk3OL9x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" stroked="f">
                <v:textbox style="mso-fit-shape-to-text:t" inset="0,0,0,0">
                  <w:txbxContent>
                    <w:p w14:paraId="6EBAF483" w14:textId="4FBE8186" w:rsidR="0018664C" w:rsidRPr="0018664C" w:rsidRDefault="0018664C" w:rsidP="0018664C">
                      <w:pPr>
                        <w:pStyle w:val="Caption"/>
                        <w:spacing w:after="0"/>
                        <w:jc w:val="center"/>
                        <w:rPr>
                          <w:noProof/>
                          <w:sz w:val="24"/>
                        </w:rPr>
                      </w:pPr>
                      <w:bookmarkStart w:id="49" w:name="_Toc192877783"/>
                      <w:r w:rsidRPr="0018664C">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2</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1</w:t>
                      </w:r>
                      <w:r w:rsidR="00616238">
                        <w:rPr>
                          <w:sz w:val="24"/>
                        </w:rPr>
                        <w:fldChar w:fldCharType="end"/>
                      </w:r>
                      <w:r w:rsidRPr="0018664C">
                        <w:rPr>
                          <w:sz w:val="24"/>
                        </w:rPr>
                        <w:t>: DFD level 0 for IESA</w:t>
                      </w:r>
                      <w:bookmarkEnd w:id="49"/>
                    </w:p>
                  </w:txbxContent>
                </v:textbox>
                <w10:wrap type="topAndBottom"/>
              </v:shape>
            </w:pict>
          </mc:Fallback>
        </mc:AlternateContent>
      </w:r>
      <w:r w:rsidR="008E6B0D" w:rsidRPr="00D66F58">
        <w:rPr>
          <w:noProof/>
        </w:rPr>
        <w:drawing>
          <wp:anchor distT="0" distB="0" distL="114300" distR="114300" simplePos="0" relativeHeight="251682816" behindDoc="0" locked="0" layoutInCell="1" allowOverlap="1" wp14:anchorId="7DD80EE1" wp14:editId="1F125301">
            <wp:simplePos x="0" y="0"/>
            <wp:positionH relativeFrom="margin">
              <wp:posOffset>-327660</wp:posOffset>
            </wp:positionH>
            <wp:positionV relativeFrom="paragraph">
              <wp:posOffset>332740</wp:posOffset>
            </wp:positionV>
            <wp:extent cx="6042660" cy="3497580"/>
            <wp:effectExtent l="0" t="0" r="0" b="7620"/>
            <wp:wrapTopAndBottom/>
            <wp:docPr id="634447385"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0608" name="Picture 2" descr="A diagram of a syste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266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bookmarkEnd w:id="25"/>
      <w:bookmarkEnd w:id="26"/>
    </w:p>
    <w:p w14:paraId="48A15E4A" w14:textId="77777777" w:rsidR="007430DE" w:rsidRDefault="007430DE" w:rsidP="00F4186E">
      <w:pPr>
        <w:pStyle w:val="BodyText"/>
        <w:spacing w:line="360" w:lineRule="auto"/>
        <w:sectPr w:rsidR="007430DE" w:rsidSect="00A9162F">
          <w:headerReference w:type="default" r:id="rId13"/>
          <w:pgSz w:w="11907" w:h="16839" w:code="9"/>
          <w:pgMar w:top="1440" w:right="1440" w:bottom="1440" w:left="2160" w:header="720" w:footer="720" w:gutter="0"/>
          <w:cols w:space="720"/>
          <w:titlePg/>
          <w:docGrid w:linePitch="360"/>
        </w:sectPr>
      </w:pPr>
    </w:p>
    <w:p w14:paraId="4AE21145" w14:textId="67548B74" w:rsidR="00064EB9" w:rsidRPr="00AF0949" w:rsidRDefault="00064EB9" w:rsidP="00F4186E">
      <w:pPr>
        <w:pStyle w:val="ChapterNo"/>
        <w:spacing w:line="360" w:lineRule="auto"/>
      </w:pPr>
      <w:r w:rsidRPr="00AF0949">
        <w:lastRenderedPageBreak/>
        <w:t>Chapter 3</w:t>
      </w:r>
    </w:p>
    <w:p w14:paraId="474C41FC" w14:textId="0A3D6460" w:rsidR="00997B60" w:rsidRPr="00D66F58" w:rsidRDefault="00BC36A1" w:rsidP="00F4186E">
      <w:pPr>
        <w:pStyle w:val="Heading1"/>
        <w:rPr>
          <w:i/>
          <w:color w:val="000000"/>
        </w:rPr>
      </w:pPr>
      <w:bookmarkStart w:id="50" w:name="_Toc192884118"/>
      <w:r w:rsidRPr="00D66F58">
        <w:t>Requirements Specification</w:t>
      </w:r>
      <w:bookmarkEnd w:id="50"/>
    </w:p>
    <w:p w14:paraId="538C378A" w14:textId="77777777" w:rsidR="00064EB9" w:rsidRPr="00D66F58" w:rsidRDefault="00064EB9" w:rsidP="00F4186E">
      <w:pPr>
        <w:pStyle w:val="ListParagraph"/>
        <w:numPr>
          <w:ilvl w:val="0"/>
          <w:numId w:val="5"/>
        </w:numPr>
        <w:spacing w:line="360" w:lineRule="auto"/>
        <w:contextualSpacing w:val="0"/>
        <w:jc w:val="both"/>
        <w:outlineLvl w:val="1"/>
        <w:rPr>
          <w:b/>
          <w:vanish/>
        </w:rPr>
      </w:pPr>
      <w:bookmarkStart w:id="51" w:name="_Toc332976073"/>
      <w:bookmarkStart w:id="52" w:name="_Toc333064328"/>
      <w:bookmarkStart w:id="53" w:name="_Toc333141285"/>
      <w:bookmarkStart w:id="54" w:name="_Toc334266853"/>
      <w:bookmarkStart w:id="55" w:name="_Toc335051427"/>
      <w:bookmarkStart w:id="56" w:name="_Toc337201889"/>
      <w:bookmarkStart w:id="57" w:name="_Toc337202015"/>
      <w:bookmarkStart w:id="58" w:name="_Toc337202141"/>
      <w:bookmarkStart w:id="59" w:name="_Toc337202267"/>
      <w:bookmarkStart w:id="60" w:name="_Toc337202393"/>
      <w:bookmarkStart w:id="61" w:name="_Toc337548032"/>
      <w:bookmarkStart w:id="62" w:name="_Toc338745943"/>
      <w:bookmarkStart w:id="63" w:name="_Toc338760123"/>
      <w:bookmarkStart w:id="64" w:name="_Toc338834641"/>
      <w:bookmarkStart w:id="65" w:name="_Toc342471121"/>
      <w:bookmarkStart w:id="66" w:name="_Toc449345650"/>
      <w:bookmarkStart w:id="67" w:name="_Toc186145098"/>
      <w:bookmarkStart w:id="68" w:name="_Toc186145159"/>
      <w:bookmarkStart w:id="69" w:name="_Toc186145259"/>
      <w:bookmarkStart w:id="70" w:name="_Toc186145390"/>
      <w:bookmarkStart w:id="71" w:name="_Toc186145445"/>
      <w:bookmarkStart w:id="72" w:name="_Toc186145553"/>
      <w:bookmarkStart w:id="73" w:name="_Toc186537761"/>
      <w:bookmarkStart w:id="74" w:name="_Toc186709166"/>
      <w:bookmarkStart w:id="75" w:name="_Toc187188152"/>
      <w:bookmarkStart w:id="76" w:name="_Toc191715560"/>
      <w:bookmarkStart w:id="77" w:name="_Toc191715608"/>
      <w:bookmarkStart w:id="78" w:name="_Toc191721089"/>
      <w:bookmarkStart w:id="79" w:name="_Toc191721298"/>
      <w:bookmarkStart w:id="80" w:name="_Toc191930316"/>
      <w:bookmarkStart w:id="81" w:name="_Toc191930464"/>
      <w:bookmarkStart w:id="82" w:name="_Toc192877808"/>
      <w:bookmarkStart w:id="83" w:name="_Toc192878251"/>
      <w:bookmarkStart w:id="84" w:name="_Toc192878692"/>
      <w:bookmarkStart w:id="85" w:name="_Toc192879098"/>
      <w:bookmarkStart w:id="86" w:name="_Toc192879235"/>
      <w:bookmarkStart w:id="87" w:name="_Toc192879357"/>
      <w:bookmarkStart w:id="88" w:name="_Toc19288411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53B7E8D" w14:textId="77777777" w:rsidR="00064EB9" w:rsidRPr="00D66F58" w:rsidRDefault="00064EB9" w:rsidP="00F4186E">
      <w:pPr>
        <w:pStyle w:val="ListParagraph"/>
        <w:numPr>
          <w:ilvl w:val="0"/>
          <w:numId w:val="5"/>
        </w:numPr>
        <w:spacing w:line="360" w:lineRule="auto"/>
        <w:contextualSpacing w:val="0"/>
        <w:jc w:val="both"/>
        <w:outlineLvl w:val="1"/>
        <w:rPr>
          <w:b/>
          <w:vanish/>
        </w:rPr>
      </w:pPr>
      <w:bookmarkStart w:id="89" w:name="_Toc332976074"/>
      <w:bookmarkStart w:id="90" w:name="_Toc333064329"/>
      <w:bookmarkStart w:id="91" w:name="_Toc333141286"/>
      <w:bookmarkStart w:id="92" w:name="_Toc334266854"/>
      <w:bookmarkStart w:id="93" w:name="_Toc335051428"/>
      <w:bookmarkStart w:id="94" w:name="_Toc337201890"/>
      <w:bookmarkStart w:id="95" w:name="_Toc337202016"/>
      <w:bookmarkStart w:id="96" w:name="_Toc337202142"/>
      <w:bookmarkStart w:id="97" w:name="_Toc337202268"/>
      <w:bookmarkStart w:id="98" w:name="_Toc337202394"/>
      <w:bookmarkStart w:id="99" w:name="_Toc337548033"/>
      <w:bookmarkStart w:id="100" w:name="_Toc338745944"/>
      <w:bookmarkStart w:id="101" w:name="_Toc338760124"/>
      <w:bookmarkStart w:id="102" w:name="_Toc338834642"/>
      <w:bookmarkStart w:id="103" w:name="_Toc342471122"/>
      <w:bookmarkStart w:id="104" w:name="_Toc449345651"/>
      <w:bookmarkStart w:id="105" w:name="_Toc186145099"/>
      <w:bookmarkStart w:id="106" w:name="_Toc186145160"/>
      <w:bookmarkStart w:id="107" w:name="_Toc186145260"/>
      <w:bookmarkStart w:id="108" w:name="_Toc186145391"/>
      <w:bookmarkStart w:id="109" w:name="_Toc186145446"/>
      <w:bookmarkStart w:id="110" w:name="_Toc186145554"/>
      <w:bookmarkStart w:id="111" w:name="_Toc186537762"/>
      <w:bookmarkStart w:id="112" w:name="_Toc186709167"/>
      <w:bookmarkStart w:id="113" w:name="_Toc187188153"/>
      <w:bookmarkStart w:id="114" w:name="_Toc191715561"/>
      <w:bookmarkStart w:id="115" w:name="_Toc191715609"/>
      <w:bookmarkStart w:id="116" w:name="_Toc191721090"/>
      <w:bookmarkStart w:id="117" w:name="_Toc191721299"/>
      <w:bookmarkStart w:id="118" w:name="_Toc191930317"/>
      <w:bookmarkStart w:id="119" w:name="_Toc191930465"/>
      <w:bookmarkStart w:id="120" w:name="_Toc192877809"/>
      <w:bookmarkStart w:id="121" w:name="_Toc192878252"/>
      <w:bookmarkStart w:id="122" w:name="_Toc192878693"/>
      <w:bookmarkStart w:id="123" w:name="_Toc192879099"/>
      <w:bookmarkStart w:id="124" w:name="_Toc192879236"/>
      <w:bookmarkStart w:id="125" w:name="_Toc192879358"/>
      <w:bookmarkStart w:id="126" w:name="_Toc19288412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672C3C3" w14:textId="77777777" w:rsidR="00064EB9" w:rsidRPr="0030051F" w:rsidRDefault="00064EB9" w:rsidP="00F4186E">
      <w:pPr>
        <w:numPr>
          <w:ilvl w:val="1"/>
          <w:numId w:val="5"/>
        </w:numPr>
        <w:spacing w:line="360" w:lineRule="auto"/>
        <w:jc w:val="both"/>
        <w:outlineLvl w:val="1"/>
        <w:rPr>
          <w:b/>
          <w:sz w:val="28"/>
          <w:szCs w:val="28"/>
        </w:rPr>
      </w:pPr>
      <w:bookmarkStart w:id="127" w:name="_Toc449345652"/>
      <w:bookmarkStart w:id="128" w:name="_Toc192884121"/>
      <w:r w:rsidRPr="0030051F">
        <w:rPr>
          <w:b/>
          <w:sz w:val="28"/>
          <w:szCs w:val="28"/>
        </w:rPr>
        <w:t>Introduction</w:t>
      </w:r>
      <w:bookmarkEnd w:id="127"/>
      <w:bookmarkEnd w:id="128"/>
    </w:p>
    <w:p w14:paraId="75685E87" w14:textId="55AA4FFF" w:rsidR="00767DD1" w:rsidRPr="00D66F58" w:rsidRDefault="00767DD1" w:rsidP="00F4186E">
      <w:pPr>
        <w:spacing w:line="360" w:lineRule="auto"/>
        <w:jc w:val="both"/>
      </w:pPr>
      <w:r w:rsidRPr="00D66F58">
        <w:t>This chapter refers to the requirement and specifications of IESA. Specifications include Functional Requirements, Quality Attributes, and Non-Functional Requirements of IESA. The purpose of this chapter is to give a deep understanding of the requirements, specification and functionality of product</w:t>
      </w:r>
      <w:r w:rsidR="00953A98" w:rsidRPr="00D66F58">
        <w:t>.</w:t>
      </w:r>
    </w:p>
    <w:p w14:paraId="4BCCCFD4" w14:textId="6A5C45D6" w:rsidR="00AC57EC" w:rsidRDefault="00767DD1" w:rsidP="00F4186E">
      <w:pPr>
        <w:numPr>
          <w:ilvl w:val="1"/>
          <w:numId w:val="5"/>
        </w:numPr>
        <w:spacing w:line="360" w:lineRule="auto"/>
        <w:jc w:val="both"/>
        <w:outlineLvl w:val="1"/>
        <w:rPr>
          <w:b/>
          <w:sz w:val="28"/>
          <w:szCs w:val="28"/>
        </w:rPr>
      </w:pPr>
      <w:bookmarkStart w:id="129" w:name="_Toc192884122"/>
      <w:r w:rsidRPr="0030051F">
        <w:rPr>
          <w:b/>
          <w:sz w:val="28"/>
          <w:szCs w:val="28"/>
        </w:rPr>
        <w:t>Functional Requirements</w:t>
      </w:r>
      <w:bookmarkEnd w:id="129"/>
    </w:p>
    <w:p w14:paraId="01F79BC0" w14:textId="5B5F41D1" w:rsidR="007A57E9" w:rsidRPr="0030051F" w:rsidRDefault="007A57E9" w:rsidP="00F4186E">
      <w:pPr>
        <w:spacing w:line="360" w:lineRule="auto"/>
        <w:rPr>
          <w:b/>
          <w:sz w:val="28"/>
          <w:szCs w:val="28"/>
        </w:rPr>
      </w:pPr>
      <w:r>
        <w:t>The below table highlights the Functional Requirement of IESA.</w:t>
      </w:r>
    </w:p>
    <w:p w14:paraId="6DCB745B" w14:textId="2B19AFCA" w:rsidR="00FD4DF9" w:rsidRPr="00D66F58" w:rsidRDefault="00FD4DF9" w:rsidP="00F4186E">
      <w:pPr>
        <w:pStyle w:val="Caption"/>
        <w:keepNext/>
        <w:spacing w:after="0" w:line="360" w:lineRule="auto"/>
        <w:ind w:left="0"/>
        <w:rPr>
          <w:sz w:val="22"/>
          <w:szCs w:val="32"/>
        </w:rPr>
      </w:pPr>
    </w:p>
    <w:p w14:paraId="58698A9C" w14:textId="49BBAC42" w:rsidR="004D07CA" w:rsidRPr="004D07CA" w:rsidRDefault="004D07CA" w:rsidP="00F4186E">
      <w:pPr>
        <w:pStyle w:val="Caption"/>
        <w:keepNext/>
        <w:spacing w:after="0" w:line="360" w:lineRule="auto"/>
        <w:rPr>
          <w:sz w:val="24"/>
        </w:rPr>
      </w:pPr>
      <w:bookmarkStart w:id="130" w:name="_Toc192877779"/>
      <w:r w:rsidRPr="004D07CA">
        <w:rPr>
          <w:sz w:val="24"/>
        </w:rPr>
        <w:t xml:space="preserve">Table </w:t>
      </w:r>
      <w:r w:rsidR="00171DCB">
        <w:rPr>
          <w:sz w:val="24"/>
        </w:rPr>
        <w:fldChar w:fldCharType="begin"/>
      </w:r>
      <w:r w:rsidR="00171DCB">
        <w:rPr>
          <w:sz w:val="24"/>
        </w:rPr>
        <w:instrText xml:space="preserve"> STYLEREF 1 \s </w:instrText>
      </w:r>
      <w:r w:rsidR="00171DCB">
        <w:rPr>
          <w:sz w:val="24"/>
        </w:rPr>
        <w:fldChar w:fldCharType="separate"/>
      </w:r>
      <w:r w:rsidR="00171DCB">
        <w:rPr>
          <w:noProof/>
          <w:sz w:val="24"/>
        </w:rPr>
        <w:t>3</w:t>
      </w:r>
      <w:r w:rsidR="00171DCB">
        <w:rPr>
          <w:sz w:val="24"/>
        </w:rPr>
        <w:fldChar w:fldCharType="end"/>
      </w:r>
      <w:r w:rsidR="00171DCB">
        <w:rPr>
          <w:sz w:val="24"/>
        </w:rPr>
        <w:t>.</w:t>
      </w:r>
      <w:r w:rsidR="00171DCB">
        <w:rPr>
          <w:sz w:val="24"/>
        </w:rPr>
        <w:fldChar w:fldCharType="begin"/>
      </w:r>
      <w:r w:rsidR="00171DCB">
        <w:rPr>
          <w:sz w:val="24"/>
        </w:rPr>
        <w:instrText xml:space="preserve"> SEQ Table \* ARABIC \s 1 </w:instrText>
      </w:r>
      <w:r w:rsidR="00171DCB">
        <w:rPr>
          <w:sz w:val="24"/>
        </w:rPr>
        <w:fldChar w:fldCharType="separate"/>
      </w:r>
      <w:r w:rsidR="00171DCB">
        <w:rPr>
          <w:noProof/>
          <w:sz w:val="24"/>
        </w:rPr>
        <w:t>1</w:t>
      </w:r>
      <w:r w:rsidR="00171DCB">
        <w:rPr>
          <w:sz w:val="24"/>
        </w:rPr>
        <w:fldChar w:fldCharType="end"/>
      </w:r>
      <w:r w:rsidRPr="004D07CA">
        <w:rPr>
          <w:sz w:val="24"/>
        </w:rPr>
        <w:t>: Functional Requirements for IESA</w:t>
      </w:r>
      <w:bookmarkEnd w:id="130"/>
    </w:p>
    <w:tbl>
      <w:tblPr>
        <w:tblStyle w:val="ListTable3"/>
        <w:tblW w:w="9090" w:type="dxa"/>
        <w:tblInd w:w="-5" w:type="dxa"/>
        <w:tblLook w:val="04A0" w:firstRow="1" w:lastRow="0" w:firstColumn="1" w:lastColumn="0" w:noHBand="0" w:noVBand="1"/>
      </w:tblPr>
      <w:tblGrid>
        <w:gridCol w:w="730"/>
        <w:gridCol w:w="7344"/>
        <w:gridCol w:w="1016"/>
      </w:tblGrid>
      <w:tr w:rsidR="00767DD1" w:rsidRPr="00D66F58" w14:paraId="582E7279" w14:textId="77777777" w:rsidTr="004D07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0" w:type="dxa"/>
            <w:hideMark/>
          </w:tcPr>
          <w:p w14:paraId="21B9FE45" w14:textId="77777777" w:rsidR="00767DD1" w:rsidRPr="00D66F58" w:rsidRDefault="00767DD1" w:rsidP="00F4186E">
            <w:pPr>
              <w:spacing w:line="360" w:lineRule="auto"/>
              <w:rPr>
                <w:lang w:val="en-CA"/>
              </w:rPr>
            </w:pPr>
            <w:r w:rsidRPr="00D66F58">
              <w:rPr>
                <w:lang w:val="en-CA"/>
              </w:rPr>
              <w:t>ID</w:t>
            </w:r>
          </w:p>
        </w:tc>
        <w:tc>
          <w:tcPr>
            <w:tcW w:w="7344" w:type="dxa"/>
            <w:hideMark/>
          </w:tcPr>
          <w:p w14:paraId="775C4FA4" w14:textId="77777777" w:rsidR="00767DD1" w:rsidRPr="00D66F58" w:rsidRDefault="00767DD1" w:rsidP="00F4186E">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66F58">
              <w:rPr>
                <w:lang w:val="en-CA"/>
              </w:rPr>
              <w:t>Description</w:t>
            </w:r>
          </w:p>
        </w:tc>
        <w:tc>
          <w:tcPr>
            <w:tcW w:w="1016" w:type="dxa"/>
            <w:hideMark/>
          </w:tcPr>
          <w:p w14:paraId="2B6837B9" w14:textId="77777777" w:rsidR="00767DD1" w:rsidRPr="00D66F58" w:rsidRDefault="00767DD1" w:rsidP="00F4186E">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66F58">
              <w:rPr>
                <w:lang w:val="en-CA"/>
              </w:rPr>
              <w:t>Feature</w:t>
            </w:r>
          </w:p>
        </w:tc>
      </w:tr>
      <w:tr w:rsidR="00767DD1" w:rsidRPr="00D66F58" w14:paraId="39C782B4" w14:textId="77777777" w:rsidTr="004D07C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730" w:type="dxa"/>
            <w:hideMark/>
          </w:tcPr>
          <w:p w14:paraId="08EA63A0" w14:textId="77777777" w:rsidR="00767DD1" w:rsidRPr="00D66F58" w:rsidRDefault="00767DD1" w:rsidP="00F4186E">
            <w:pPr>
              <w:spacing w:line="360" w:lineRule="auto"/>
              <w:rPr>
                <w:sz w:val="22"/>
                <w:szCs w:val="22"/>
                <w:lang w:val="en-CA"/>
              </w:rPr>
            </w:pPr>
            <w:r w:rsidRPr="00D66F58">
              <w:rPr>
                <w:sz w:val="22"/>
                <w:szCs w:val="22"/>
                <w:lang w:val="en-CA"/>
              </w:rPr>
              <w:t>FR01</w:t>
            </w:r>
          </w:p>
        </w:tc>
        <w:tc>
          <w:tcPr>
            <w:tcW w:w="7344" w:type="dxa"/>
            <w:hideMark/>
          </w:tcPr>
          <w:p w14:paraId="22FCB889"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lang w:val="en-CA"/>
              </w:rPr>
              <w:t xml:space="preserve">The system shall allow user to input historical data in form of </w:t>
            </w:r>
            <w:r w:rsidRPr="00D66F58">
              <w:rPr>
                <w:sz w:val="22"/>
                <w:szCs w:val="22"/>
                <w:lang w:val="en-US"/>
              </w:rPr>
              <w:t>csv/xml.</w:t>
            </w:r>
          </w:p>
        </w:tc>
        <w:tc>
          <w:tcPr>
            <w:tcW w:w="1016" w:type="dxa"/>
            <w:hideMark/>
          </w:tcPr>
          <w:p w14:paraId="54401737"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FT01</w:t>
            </w:r>
          </w:p>
        </w:tc>
      </w:tr>
      <w:tr w:rsidR="00767DD1" w:rsidRPr="00D66F58" w14:paraId="7BCDE45E" w14:textId="77777777" w:rsidTr="004D07CA">
        <w:tc>
          <w:tcPr>
            <w:cnfStyle w:val="001000000000" w:firstRow="0" w:lastRow="0" w:firstColumn="1" w:lastColumn="0" w:oddVBand="0" w:evenVBand="0" w:oddHBand="0" w:evenHBand="0" w:firstRowFirstColumn="0" w:firstRowLastColumn="0" w:lastRowFirstColumn="0" w:lastRowLastColumn="0"/>
            <w:tcW w:w="730" w:type="dxa"/>
            <w:hideMark/>
          </w:tcPr>
          <w:p w14:paraId="35EE188B" w14:textId="77777777" w:rsidR="00767DD1" w:rsidRPr="00D66F58" w:rsidRDefault="00767DD1" w:rsidP="00F4186E">
            <w:pPr>
              <w:spacing w:line="360" w:lineRule="auto"/>
              <w:rPr>
                <w:sz w:val="22"/>
                <w:szCs w:val="22"/>
                <w:lang w:val="en-CA"/>
              </w:rPr>
            </w:pPr>
            <w:r w:rsidRPr="00D66F58">
              <w:rPr>
                <w:sz w:val="22"/>
                <w:szCs w:val="22"/>
                <w:lang w:val="en-CA"/>
              </w:rPr>
              <w:t>FR02</w:t>
            </w:r>
          </w:p>
        </w:tc>
        <w:tc>
          <w:tcPr>
            <w:tcW w:w="7344" w:type="dxa"/>
            <w:hideMark/>
          </w:tcPr>
          <w:p w14:paraId="0A306E95"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US"/>
              </w:rPr>
              <w:t>The System shall store input data in database</w:t>
            </w:r>
            <w:r w:rsidRPr="00D66F58">
              <w:rPr>
                <w:sz w:val="22"/>
                <w:szCs w:val="22"/>
                <w:lang w:val="en-CA"/>
              </w:rPr>
              <w:t>.</w:t>
            </w:r>
          </w:p>
        </w:tc>
        <w:tc>
          <w:tcPr>
            <w:tcW w:w="1016" w:type="dxa"/>
            <w:hideMark/>
          </w:tcPr>
          <w:p w14:paraId="7F0EF4AF"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CA"/>
              </w:rPr>
              <w:t>FT02</w:t>
            </w:r>
          </w:p>
        </w:tc>
      </w:tr>
      <w:tr w:rsidR="00767DD1" w:rsidRPr="00D66F58" w14:paraId="04DE31BB" w14:textId="77777777" w:rsidTr="004D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24BEE1A9" w14:textId="77777777" w:rsidR="00767DD1" w:rsidRPr="00D66F58" w:rsidRDefault="00767DD1" w:rsidP="00F4186E">
            <w:pPr>
              <w:spacing w:line="360" w:lineRule="auto"/>
              <w:rPr>
                <w:sz w:val="22"/>
                <w:szCs w:val="22"/>
                <w:lang w:val="en-CA"/>
              </w:rPr>
            </w:pPr>
            <w:r w:rsidRPr="00D66F58">
              <w:rPr>
                <w:sz w:val="22"/>
                <w:szCs w:val="22"/>
                <w:lang w:val="en-CA"/>
              </w:rPr>
              <w:t>FR03</w:t>
            </w:r>
          </w:p>
        </w:tc>
        <w:tc>
          <w:tcPr>
            <w:tcW w:w="7344" w:type="dxa"/>
            <w:hideMark/>
          </w:tcPr>
          <w:p w14:paraId="49E3DF72"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US"/>
              </w:rPr>
              <w:t>The System shall extract data from database clean it and prepare it and load it into system</w:t>
            </w:r>
            <w:r w:rsidRPr="00D66F58">
              <w:rPr>
                <w:sz w:val="22"/>
                <w:szCs w:val="22"/>
                <w:lang w:val="en-CA"/>
              </w:rPr>
              <w:t xml:space="preserve"> </w:t>
            </w:r>
          </w:p>
        </w:tc>
        <w:tc>
          <w:tcPr>
            <w:tcW w:w="1016" w:type="dxa"/>
            <w:hideMark/>
          </w:tcPr>
          <w:p w14:paraId="45FFE417"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66F58">
              <w:rPr>
                <w:sz w:val="22"/>
                <w:szCs w:val="22"/>
                <w:lang w:val="en-CA"/>
              </w:rPr>
              <w:t>FT03</w:t>
            </w:r>
          </w:p>
        </w:tc>
      </w:tr>
      <w:tr w:rsidR="00767DD1" w:rsidRPr="00D66F58" w14:paraId="56E59203" w14:textId="77777777" w:rsidTr="004D07CA">
        <w:tc>
          <w:tcPr>
            <w:cnfStyle w:val="001000000000" w:firstRow="0" w:lastRow="0" w:firstColumn="1" w:lastColumn="0" w:oddVBand="0" w:evenVBand="0" w:oddHBand="0" w:evenHBand="0" w:firstRowFirstColumn="0" w:firstRowLastColumn="0" w:lastRowFirstColumn="0" w:lastRowLastColumn="0"/>
            <w:tcW w:w="730" w:type="dxa"/>
            <w:hideMark/>
          </w:tcPr>
          <w:p w14:paraId="5B269193" w14:textId="77777777" w:rsidR="00767DD1" w:rsidRPr="00D66F58" w:rsidRDefault="00767DD1" w:rsidP="00F4186E">
            <w:pPr>
              <w:spacing w:line="360" w:lineRule="auto"/>
              <w:rPr>
                <w:sz w:val="22"/>
                <w:szCs w:val="22"/>
                <w:lang w:val="en-CA"/>
              </w:rPr>
            </w:pPr>
            <w:r w:rsidRPr="00D66F58">
              <w:rPr>
                <w:sz w:val="22"/>
                <w:szCs w:val="22"/>
                <w:lang w:val="en-CA"/>
              </w:rPr>
              <w:t>FR04</w:t>
            </w:r>
          </w:p>
        </w:tc>
        <w:tc>
          <w:tcPr>
            <w:tcW w:w="7344" w:type="dxa"/>
            <w:hideMark/>
          </w:tcPr>
          <w:p w14:paraId="71AB888B"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US"/>
              </w:rPr>
              <w:t>The system shall analyze historical data and generate patterns for different energy scenarios.</w:t>
            </w:r>
          </w:p>
        </w:tc>
        <w:tc>
          <w:tcPr>
            <w:tcW w:w="1016" w:type="dxa"/>
            <w:hideMark/>
          </w:tcPr>
          <w:p w14:paraId="5CA23C06"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66F58">
              <w:rPr>
                <w:sz w:val="22"/>
                <w:szCs w:val="22"/>
                <w:lang w:val="en-CA"/>
              </w:rPr>
              <w:t>FT04</w:t>
            </w:r>
          </w:p>
        </w:tc>
      </w:tr>
      <w:tr w:rsidR="00767DD1" w:rsidRPr="00D66F58" w14:paraId="7A74EF4C" w14:textId="77777777" w:rsidTr="004D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401F6324" w14:textId="77777777" w:rsidR="00767DD1" w:rsidRPr="00D66F58" w:rsidRDefault="00767DD1" w:rsidP="00F4186E">
            <w:pPr>
              <w:spacing w:line="360" w:lineRule="auto"/>
              <w:rPr>
                <w:sz w:val="22"/>
                <w:szCs w:val="22"/>
                <w:lang w:val="en-CA"/>
              </w:rPr>
            </w:pPr>
            <w:r w:rsidRPr="00D66F58">
              <w:rPr>
                <w:sz w:val="22"/>
                <w:szCs w:val="22"/>
                <w:lang w:val="en-CA"/>
              </w:rPr>
              <w:t>FR05</w:t>
            </w:r>
          </w:p>
        </w:tc>
        <w:tc>
          <w:tcPr>
            <w:tcW w:w="7344" w:type="dxa"/>
            <w:hideMark/>
          </w:tcPr>
          <w:p w14:paraId="0F2B450E"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The system shall use WisRule, K mean cluster, Linear Regression and other algorithms to predict future energy related scenarios.</w:t>
            </w:r>
          </w:p>
        </w:tc>
        <w:tc>
          <w:tcPr>
            <w:tcW w:w="1016" w:type="dxa"/>
            <w:hideMark/>
          </w:tcPr>
          <w:p w14:paraId="0A04EFEC"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FT05</w:t>
            </w:r>
          </w:p>
        </w:tc>
      </w:tr>
      <w:tr w:rsidR="00767DD1" w:rsidRPr="00D66F58" w14:paraId="04E08F0D" w14:textId="77777777" w:rsidTr="004D07CA">
        <w:tc>
          <w:tcPr>
            <w:cnfStyle w:val="001000000000" w:firstRow="0" w:lastRow="0" w:firstColumn="1" w:lastColumn="0" w:oddVBand="0" w:evenVBand="0" w:oddHBand="0" w:evenHBand="0" w:firstRowFirstColumn="0" w:firstRowLastColumn="0" w:lastRowFirstColumn="0" w:lastRowLastColumn="0"/>
            <w:tcW w:w="730" w:type="dxa"/>
            <w:hideMark/>
          </w:tcPr>
          <w:p w14:paraId="730D2A25" w14:textId="77777777" w:rsidR="00767DD1" w:rsidRPr="00D66F58" w:rsidRDefault="00767DD1" w:rsidP="00F4186E">
            <w:pPr>
              <w:spacing w:line="360" w:lineRule="auto"/>
              <w:rPr>
                <w:sz w:val="22"/>
                <w:szCs w:val="22"/>
                <w:lang w:val="en-CA"/>
              </w:rPr>
            </w:pPr>
            <w:r w:rsidRPr="00D66F58">
              <w:rPr>
                <w:sz w:val="22"/>
                <w:szCs w:val="22"/>
                <w:lang w:val="en-CA"/>
              </w:rPr>
              <w:t>FR06</w:t>
            </w:r>
          </w:p>
        </w:tc>
        <w:tc>
          <w:tcPr>
            <w:tcW w:w="7344" w:type="dxa"/>
            <w:hideMark/>
          </w:tcPr>
          <w:p w14:paraId="5B16D13D"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The system shall visualize both historical data, different scenarios and predicted data on dashboard using graphs and charts.</w:t>
            </w:r>
          </w:p>
        </w:tc>
        <w:tc>
          <w:tcPr>
            <w:tcW w:w="1016" w:type="dxa"/>
            <w:hideMark/>
          </w:tcPr>
          <w:p w14:paraId="1565FE7C"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FT06</w:t>
            </w:r>
          </w:p>
        </w:tc>
      </w:tr>
      <w:tr w:rsidR="00767DD1" w:rsidRPr="00D66F58" w14:paraId="472677C1" w14:textId="77777777" w:rsidTr="004D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35DC9B72" w14:textId="77777777" w:rsidR="00767DD1" w:rsidRPr="00D66F58" w:rsidRDefault="00767DD1" w:rsidP="00F4186E">
            <w:pPr>
              <w:spacing w:line="360" w:lineRule="auto"/>
              <w:rPr>
                <w:sz w:val="22"/>
                <w:szCs w:val="22"/>
                <w:lang w:val="en-CA"/>
              </w:rPr>
            </w:pPr>
            <w:r w:rsidRPr="00D66F58">
              <w:rPr>
                <w:sz w:val="22"/>
                <w:szCs w:val="22"/>
                <w:lang w:val="en-CA"/>
              </w:rPr>
              <w:t>FR07</w:t>
            </w:r>
          </w:p>
        </w:tc>
        <w:tc>
          <w:tcPr>
            <w:tcW w:w="7344" w:type="dxa"/>
            <w:hideMark/>
          </w:tcPr>
          <w:p w14:paraId="6B444751"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The system shall allow to share and print reports both in hard and soft form.</w:t>
            </w:r>
          </w:p>
        </w:tc>
        <w:tc>
          <w:tcPr>
            <w:tcW w:w="1016" w:type="dxa"/>
            <w:hideMark/>
          </w:tcPr>
          <w:p w14:paraId="3570E5A3" w14:textId="77777777" w:rsidR="00767DD1" w:rsidRPr="00D66F58" w:rsidRDefault="00767DD1" w:rsidP="00F4186E">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66F58">
              <w:rPr>
                <w:sz w:val="22"/>
                <w:szCs w:val="22"/>
                <w:lang w:val="en-CA"/>
              </w:rPr>
              <w:t>FT07</w:t>
            </w:r>
          </w:p>
        </w:tc>
      </w:tr>
      <w:tr w:rsidR="00767DD1" w:rsidRPr="00D66F58" w14:paraId="6F4696A6" w14:textId="77777777" w:rsidTr="004D07CA">
        <w:trPr>
          <w:trHeight w:val="836"/>
        </w:trPr>
        <w:tc>
          <w:tcPr>
            <w:cnfStyle w:val="001000000000" w:firstRow="0" w:lastRow="0" w:firstColumn="1" w:lastColumn="0" w:oddVBand="0" w:evenVBand="0" w:oddHBand="0" w:evenHBand="0" w:firstRowFirstColumn="0" w:firstRowLastColumn="0" w:lastRowFirstColumn="0" w:lastRowLastColumn="0"/>
            <w:tcW w:w="730" w:type="dxa"/>
            <w:hideMark/>
          </w:tcPr>
          <w:p w14:paraId="29CD0347" w14:textId="77777777" w:rsidR="00767DD1" w:rsidRPr="00D66F58" w:rsidRDefault="00767DD1" w:rsidP="00F4186E">
            <w:pPr>
              <w:spacing w:line="360" w:lineRule="auto"/>
              <w:rPr>
                <w:sz w:val="22"/>
                <w:szCs w:val="22"/>
                <w:lang w:val="en-CA"/>
              </w:rPr>
            </w:pPr>
            <w:r w:rsidRPr="00D66F58">
              <w:rPr>
                <w:sz w:val="22"/>
                <w:szCs w:val="22"/>
                <w:lang w:val="en-CA"/>
              </w:rPr>
              <w:t>FR08</w:t>
            </w:r>
          </w:p>
        </w:tc>
        <w:tc>
          <w:tcPr>
            <w:tcW w:w="7344" w:type="dxa"/>
            <w:hideMark/>
          </w:tcPr>
          <w:p w14:paraId="39037E4E"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The system shall provide user with recommendations for future decision based on historical and predicted data.</w:t>
            </w:r>
          </w:p>
        </w:tc>
        <w:tc>
          <w:tcPr>
            <w:tcW w:w="1016" w:type="dxa"/>
            <w:hideMark/>
          </w:tcPr>
          <w:p w14:paraId="56114310" w14:textId="77777777" w:rsidR="00767DD1" w:rsidRPr="00D66F58" w:rsidRDefault="00767DD1" w:rsidP="00F4186E">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66F58">
              <w:rPr>
                <w:sz w:val="22"/>
                <w:szCs w:val="22"/>
                <w:lang w:val="en-CA"/>
              </w:rPr>
              <w:t>FT08</w:t>
            </w:r>
          </w:p>
        </w:tc>
      </w:tr>
    </w:tbl>
    <w:p w14:paraId="51D96B32" w14:textId="77777777" w:rsidR="00F273CC" w:rsidRPr="00D66F58" w:rsidRDefault="00F273CC" w:rsidP="00F4186E">
      <w:pPr>
        <w:spacing w:line="360" w:lineRule="auto"/>
      </w:pPr>
    </w:p>
    <w:p w14:paraId="75A41259" w14:textId="0A391CA5" w:rsidR="0065453C" w:rsidRPr="005C66B2" w:rsidRDefault="0065453C" w:rsidP="00F4186E">
      <w:pPr>
        <w:numPr>
          <w:ilvl w:val="1"/>
          <w:numId w:val="5"/>
        </w:numPr>
        <w:spacing w:line="360" w:lineRule="auto"/>
        <w:jc w:val="both"/>
        <w:outlineLvl w:val="1"/>
        <w:rPr>
          <w:b/>
          <w:sz w:val="28"/>
          <w:szCs w:val="28"/>
        </w:rPr>
      </w:pPr>
      <w:bookmarkStart w:id="131" w:name="_Toc192884123"/>
      <w:r w:rsidRPr="0030051F">
        <w:rPr>
          <w:b/>
          <w:bCs/>
          <w:sz w:val="28"/>
          <w:szCs w:val="28"/>
        </w:rPr>
        <w:t>Flow model</w:t>
      </w:r>
      <w:bookmarkEnd w:id="131"/>
    </w:p>
    <w:p w14:paraId="1355B673" w14:textId="5702BAD5" w:rsidR="005C66B2" w:rsidRPr="001D1439" w:rsidRDefault="005C66B2" w:rsidP="00F4186E">
      <w:pPr>
        <w:spacing w:line="360" w:lineRule="auto"/>
      </w:pPr>
      <w:r>
        <w:t>The below figure illustrates the flow model of IESA</w:t>
      </w:r>
      <w:r w:rsidR="001D1439">
        <w:t xml:space="preserve"> which represents the </w:t>
      </w:r>
      <w:r w:rsidR="00990F76">
        <w:t>step-by-step</w:t>
      </w:r>
      <w:r w:rsidR="001D1439">
        <w:t xml:space="preserve"> process of </w:t>
      </w:r>
      <w:r w:rsidR="001D1439" w:rsidRPr="001D1439">
        <w:t>how IESA</w:t>
      </w:r>
      <w:r w:rsidR="001D1439">
        <w:t xml:space="preserve"> works and transforms historical data into actionable </w:t>
      </w:r>
      <w:r w:rsidR="001D1439" w:rsidRPr="001D1439">
        <w:t xml:space="preserve">insights </w:t>
      </w:r>
      <w:r w:rsidR="001D1439">
        <w:t xml:space="preserve">and forecasts and gives </w:t>
      </w:r>
      <w:r w:rsidR="001D1439" w:rsidRPr="001D1439">
        <w:t>recommendations</w:t>
      </w:r>
      <w:r w:rsidR="001D1439">
        <w:t xml:space="preserve"> for optimized energy management</w:t>
      </w:r>
      <w:r w:rsidR="00A04642">
        <w:t>.</w:t>
      </w:r>
    </w:p>
    <w:p w14:paraId="46DDF8C2" w14:textId="1CD8F035" w:rsidR="0065453C" w:rsidRPr="00D66F58" w:rsidRDefault="00DA5462" w:rsidP="00F4186E">
      <w:pPr>
        <w:spacing w:line="360" w:lineRule="auto"/>
      </w:pPr>
      <w:r>
        <w:rPr>
          <w:noProof/>
        </w:rPr>
        <w:lastRenderedPageBreak/>
        <mc:AlternateContent>
          <mc:Choice Requires="wps">
            <w:drawing>
              <wp:anchor distT="0" distB="0" distL="114300" distR="114300" simplePos="0" relativeHeight="251731968" behindDoc="0" locked="0" layoutInCell="1" allowOverlap="1" wp14:anchorId="4983EDC1" wp14:editId="4772089D">
                <wp:simplePos x="0" y="0"/>
                <wp:positionH relativeFrom="column">
                  <wp:posOffset>-104775</wp:posOffset>
                </wp:positionH>
                <wp:positionV relativeFrom="paragraph">
                  <wp:posOffset>8229600</wp:posOffset>
                </wp:positionV>
                <wp:extent cx="5419725" cy="635"/>
                <wp:effectExtent l="0" t="0" r="9525" b="2540"/>
                <wp:wrapTopAndBottom/>
                <wp:docPr id="1174488376" name="Text Box 1"/>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FF09D8D" w14:textId="11F3FFB4" w:rsidR="00DA5462" w:rsidRPr="00DA5462" w:rsidRDefault="00DA5462" w:rsidP="00DA5462">
                            <w:pPr>
                              <w:pStyle w:val="Caption"/>
                              <w:jc w:val="center"/>
                              <w:rPr>
                                <w:noProof/>
                                <w:sz w:val="24"/>
                              </w:rPr>
                            </w:pPr>
                            <w:bookmarkStart w:id="132" w:name="_Toc192877784"/>
                            <w:r w:rsidRPr="00DA5462">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1</w:t>
                            </w:r>
                            <w:r w:rsidR="00616238">
                              <w:rPr>
                                <w:sz w:val="24"/>
                              </w:rPr>
                              <w:fldChar w:fldCharType="end"/>
                            </w:r>
                            <w:r>
                              <w:rPr>
                                <w:sz w:val="24"/>
                              </w:rPr>
                              <w:t>:</w:t>
                            </w:r>
                            <w:r w:rsidRPr="00DA5462">
                              <w:rPr>
                                <w:sz w:val="22"/>
                                <w:szCs w:val="32"/>
                              </w:rPr>
                              <w:t xml:space="preserve"> </w:t>
                            </w:r>
                            <w:r w:rsidRPr="00167C20">
                              <w:rPr>
                                <w:sz w:val="22"/>
                                <w:szCs w:val="32"/>
                              </w:rPr>
                              <w:t>Flow Model Diagram for IESA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3EDC1" id="_x0000_s1027" type="#_x0000_t202" style="position:absolute;margin-left:-8.25pt;margin-top:9in;width:426.7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" stroked="f">
                <v:textbox style="mso-fit-shape-to-text:t" inset="0,0,0,0">
                  <w:txbxContent>
                    <w:p w14:paraId="0FF09D8D" w14:textId="11F3FFB4" w:rsidR="00DA5462" w:rsidRPr="00DA5462" w:rsidRDefault="00DA5462" w:rsidP="00DA5462">
                      <w:pPr>
                        <w:pStyle w:val="Caption"/>
                        <w:jc w:val="center"/>
                        <w:rPr>
                          <w:noProof/>
                          <w:sz w:val="24"/>
                        </w:rPr>
                      </w:pPr>
                      <w:bookmarkStart w:id="133" w:name="_Toc192877784"/>
                      <w:r w:rsidRPr="00DA5462">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1</w:t>
                      </w:r>
                      <w:r w:rsidR="00616238">
                        <w:rPr>
                          <w:sz w:val="24"/>
                        </w:rPr>
                        <w:fldChar w:fldCharType="end"/>
                      </w:r>
                      <w:r>
                        <w:rPr>
                          <w:sz w:val="24"/>
                        </w:rPr>
                        <w:t>:</w:t>
                      </w:r>
                      <w:r w:rsidRPr="00DA5462">
                        <w:rPr>
                          <w:sz w:val="22"/>
                          <w:szCs w:val="32"/>
                        </w:rPr>
                        <w:t xml:space="preserve"> </w:t>
                      </w:r>
                      <w:r w:rsidRPr="00167C20">
                        <w:rPr>
                          <w:sz w:val="22"/>
                          <w:szCs w:val="32"/>
                        </w:rPr>
                        <w:t>Flow Model Diagram for IESA</w:t>
                      </w:r>
                      <w:bookmarkEnd w:id="133"/>
                    </w:p>
                  </w:txbxContent>
                </v:textbox>
                <w10:wrap type="topAndBottom"/>
              </v:shape>
            </w:pict>
          </mc:Fallback>
        </mc:AlternateContent>
      </w:r>
      <w:r w:rsidR="0039117B" w:rsidRPr="00D66F58">
        <w:rPr>
          <w:noProof/>
        </w:rPr>
        <w:drawing>
          <wp:anchor distT="0" distB="0" distL="114300" distR="114300" simplePos="0" relativeHeight="251669504" behindDoc="0" locked="0" layoutInCell="1" allowOverlap="1" wp14:anchorId="710B221F" wp14:editId="6B0F6CD5">
            <wp:simplePos x="0" y="0"/>
            <wp:positionH relativeFrom="margin">
              <wp:posOffset>1009650</wp:posOffset>
            </wp:positionH>
            <wp:positionV relativeFrom="paragraph">
              <wp:posOffset>0</wp:posOffset>
            </wp:positionV>
            <wp:extent cx="2711450" cy="8176260"/>
            <wp:effectExtent l="0" t="0" r="0" b="0"/>
            <wp:wrapTopAndBottom/>
            <wp:docPr id="11638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1450" cy="8176260"/>
                    </a:xfrm>
                    <a:prstGeom prst="rect">
                      <a:avLst/>
                    </a:prstGeom>
                    <a:noFill/>
                    <a:ln>
                      <a:noFill/>
                    </a:ln>
                  </pic:spPr>
                </pic:pic>
              </a:graphicData>
            </a:graphic>
            <wp14:sizeRelV relativeFrom="margin">
              <wp14:pctHeight>0</wp14:pctHeight>
            </wp14:sizeRelV>
          </wp:anchor>
        </w:drawing>
      </w:r>
    </w:p>
    <w:p w14:paraId="7610F96D" w14:textId="77777777" w:rsidR="008764F0" w:rsidRPr="0030051F" w:rsidRDefault="008764F0" w:rsidP="00F4186E">
      <w:pPr>
        <w:pStyle w:val="NoSpacing"/>
        <w:spacing w:line="360" w:lineRule="auto"/>
        <w:rPr>
          <w:sz w:val="28"/>
          <w:szCs w:val="28"/>
        </w:rPr>
      </w:pPr>
    </w:p>
    <w:p w14:paraId="09269A06" w14:textId="53AADF91" w:rsidR="00746E9A" w:rsidRDefault="008764F0" w:rsidP="00F4186E">
      <w:pPr>
        <w:numPr>
          <w:ilvl w:val="1"/>
          <w:numId w:val="5"/>
        </w:numPr>
        <w:spacing w:line="360" w:lineRule="auto"/>
        <w:jc w:val="both"/>
        <w:outlineLvl w:val="1"/>
        <w:rPr>
          <w:b/>
          <w:sz w:val="28"/>
          <w:szCs w:val="28"/>
        </w:rPr>
      </w:pPr>
      <w:bookmarkStart w:id="134" w:name="_Toc192884124"/>
      <w:r w:rsidRPr="0030051F">
        <w:rPr>
          <w:b/>
          <w:sz w:val="28"/>
          <w:szCs w:val="28"/>
        </w:rPr>
        <w:t>Graphical User Interface</w:t>
      </w:r>
      <w:bookmarkEnd w:id="134"/>
    </w:p>
    <w:p w14:paraId="19215110" w14:textId="45AD8E56" w:rsidR="00593117" w:rsidRPr="005824AE" w:rsidRDefault="00886BA6" w:rsidP="00F4186E">
      <w:pPr>
        <w:numPr>
          <w:ilvl w:val="2"/>
          <w:numId w:val="5"/>
        </w:numPr>
        <w:spacing w:line="360" w:lineRule="auto"/>
        <w:jc w:val="both"/>
        <w:outlineLvl w:val="1"/>
        <w:rPr>
          <w:b/>
          <w:sz w:val="28"/>
          <w:szCs w:val="28"/>
        </w:rPr>
      </w:pPr>
      <w:bookmarkStart w:id="135" w:name="_Toc192884125"/>
      <w:r>
        <w:rPr>
          <w:noProof/>
        </w:rPr>
        <mc:AlternateContent>
          <mc:Choice Requires="wps">
            <w:drawing>
              <wp:anchor distT="0" distB="0" distL="114300" distR="114300" simplePos="0" relativeHeight="251734016" behindDoc="0" locked="0" layoutInCell="1" allowOverlap="1" wp14:anchorId="7917589E" wp14:editId="73158E24">
                <wp:simplePos x="0" y="0"/>
                <wp:positionH relativeFrom="column">
                  <wp:posOffset>-361950</wp:posOffset>
                </wp:positionH>
                <wp:positionV relativeFrom="paragraph">
                  <wp:posOffset>3577590</wp:posOffset>
                </wp:positionV>
                <wp:extent cx="5591175" cy="635"/>
                <wp:effectExtent l="0" t="0" r="9525" b="8255"/>
                <wp:wrapTopAndBottom/>
                <wp:docPr id="1021546819"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4012C36F" w14:textId="53E29E07" w:rsidR="00886BA6" w:rsidRPr="00886BA6" w:rsidRDefault="00886BA6" w:rsidP="00886BA6">
                            <w:pPr>
                              <w:pStyle w:val="Caption"/>
                              <w:spacing w:after="0"/>
                              <w:jc w:val="center"/>
                              <w:rPr>
                                <w:noProof/>
                                <w:sz w:val="24"/>
                              </w:rPr>
                            </w:pPr>
                            <w:bookmarkStart w:id="136" w:name="_Toc192877785"/>
                            <w:r w:rsidRPr="00886BA6">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2</w:t>
                            </w:r>
                            <w:r w:rsidR="00616238">
                              <w:rPr>
                                <w:sz w:val="24"/>
                              </w:rPr>
                              <w:fldChar w:fldCharType="end"/>
                            </w:r>
                            <w:r w:rsidRPr="00886BA6">
                              <w:rPr>
                                <w:sz w:val="24"/>
                              </w:rPr>
                              <w:t>: Login User interface for IESA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7589E" id="_x0000_s1028" type="#_x0000_t202" style="position:absolute;left:0;text-align:left;margin-left:-28.5pt;margin-top:281.7pt;width:440.2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CnGw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tNs9mH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" stroked="f">
                <v:textbox style="mso-fit-shape-to-text:t" inset="0,0,0,0">
                  <w:txbxContent>
                    <w:p w14:paraId="4012C36F" w14:textId="53E29E07" w:rsidR="00886BA6" w:rsidRPr="00886BA6" w:rsidRDefault="00886BA6" w:rsidP="00886BA6">
                      <w:pPr>
                        <w:pStyle w:val="Caption"/>
                        <w:spacing w:after="0"/>
                        <w:jc w:val="center"/>
                        <w:rPr>
                          <w:noProof/>
                          <w:sz w:val="24"/>
                        </w:rPr>
                      </w:pPr>
                      <w:bookmarkStart w:id="137" w:name="_Toc192877785"/>
                      <w:r w:rsidRPr="00886BA6">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2</w:t>
                      </w:r>
                      <w:r w:rsidR="00616238">
                        <w:rPr>
                          <w:sz w:val="24"/>
                        </w:rPr>
                        <w:fldChar w:fldCharType="end"/>
                      </w:r>
                      <w:r w:rsidRPr="00886BA6">
                        <w:rPr>
                          <w:sz w:val="24"/>
                        </w:rPr>
                        <w:t>: Login User interface for IESA</w:t>
                      </w:r>
                      <w:bookmarkEnd w:id="137"/>
                    </w:p>
                  </w:txbxContent>
                </v:textbox>
                <w10:wrap type="topAndBottom"/>
              </v:shape>
            </w:pict>
          </mc:Fallback>
        </mc:AlternateContent>
      </w:r>
      <w:r w:rsidR="00215D2D" w:rsidRPr="00D66F58">
        <w:rPr>
          <w:noProof/>
        </w:rPr>
        <w:drawing>
          <wp:anchor distT="0" distB="0" distL="114300" distR="114300" simplePos="0" relativeHeight="251688960" behindDoc="0" locked="0" layoutInCell="1" allowOverlap="1" wp14:anchorId="3A94063F" wp14:editId="56D10CE3">
            <wp:simplePos x="0" y="0"/>
            <wp:positionH relativeFrom="margin">
              <wp:posOffset>2498090</wp:posOffset>
            </wp:positionH>
            <wp:positionV relativeFrom="paragraph">
              <wp:posOffset>335280</wp:posOffset>
            </wp:positionV>
            <wp:extent cx="3263900" cy="2987675"/>
            <wp:effectExtent l="0" t="0" r="0" b="3175"/>
            <wp:wrapTopAndBottom/>
            <wp:docPr id="181880288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02881" name="Picture 3"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90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D2D" w:rsidRPr="00D66F58">
        <w:rPr>
          <w:noProof/>
        </w:rPr>
        <w:drawing>
          <wp:anchor distT="0" distB="0" distL="114300" distR="114300" simplePos="0" relativeHeight="251683840" behindDoc="0" locked="0" layoutInCell="1" allowOverlap="1" wp14:anchorId="1904B3C6" wp14:editId="6E742DDC">
            <wp:simplePos x="0" y="0"/>
            <wp:positionH relativeFrom="column">
              <wp:posOffset>-361950</wp:posOffset>
            </wp:positionH>
            <wp:positionV relativeFrom="paragraph">
              <wp:posOffset>292735</wp:posOffset>
            </wp:positionV>
            <wp:extent cx="2849245" cy="3232150"/>
            <wp:effectExtent l="0" t="0" r="8255" b="6350"/>
            <wp:wrapTopAndBottom/>
            <wp:docPr id="1445440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55" t="2680" r="13872" b="6196"/>
                    <a:stretch/>
                  </pic:blipFill>
                  <pic:spPr bwMode="auto">
                    <a:xfrm>
                      <a:off x="0" y="0"/>
                      <a:ext cx="2849245" cy="323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31C" w:rsidRPr="00D66F58">
        <w:t>Login Page</w:t>
      </w:r>
      <w:bookmarkEnd w:id="135"/>
    </w:p>
    <w:p w14:paraId="49E1A004" w14:textId="77777777" w:rsidR="00886BA6" w:rsidRDefault="00886BA6" w:rsidP="00F4186E">
      <w:pPr>
        <w:pStyle w:val="NoSpacing"/>
        <w:spacing w:line="360" w:lineRule="auto"/>
        <w:jc w:val="both"/>
      </w:pPr>
    </w:p>
    <w:p w14:paraId="2070D997" w14:textId="51EB45CD" w:rsidR="005824AE" w:rsidRDefault="005824AE" w:rsidP="00F4186E">
      <w:pPr>
        <w:pStyle w:val="NoSpacing"/>
        <w:spacing w:line="360" w:lineRule="auto"/>
        <w:jc w:val="both"/>
      </w:pPr>
      <w:r w:rsidRPr="00D66F58">
        <w:t>The above figure is for Login User interface, which is for authentication of users, Same login page redirect to direct to different dashboards based on user’s role. After authenticating authenticity of users, if user’s role in input entry operator, He will be redirected to input energy operator dashboard and if user’s role in data planner he will be redirected to a Data planner dashboard.</w:t>
      </w:r>
    </w:p>
    <w:p w14:paraId="5CA425A2" w14:textId="77777777" w:rsidR="005824AE" w:rsidRDefault="005824AE" w:rsidP="00F4186E">
      <w:pPr>
        <w:pStyle w:val="NoSpacing"/>
        <w:spacing w:line="360" w:lineRule="auto"/>
        <w:jc w:val="both"/>
      </w:pPr>
    </w:p>
    <w:p w14:paraId="0419E802" w14:textId="77777777" w:rsidR="005824AE" w:rsidRDefault="005824AE" w:rsidP="00F4186E">
      <w:pPr>
        <w:pStyle w:val="NoSpacing"/>
        <w:spacing w:line="360" w:lineRule="auto"/>
        <w:jc w:val="both"/>
      </w:pPr>
    </w:p>
    <w:p w14:paraId="4CFF897A" w14:textId="77777777" w:rsidR="005824AE" w:rsidRDefault="005824AE" w:rsidP="00F4186E">
      <w:pPr>
        <w:pStyle w:val="NoSpacing"/>
        <w:spacing w:line="360" w:lineRule="auto"/>
        <w:jc w:val="both"/>
      </w:pPr>
    </w:p>
    <w:p w14:paraId="689D5CE9" w14:textId="77777777" w:rsidR="005824AE" w:rsidRDefault="005824AE" w:rsidP="00F4186E">
      <w:pPr>
        <w:pStyle w:val="NoSpacing"/>
        <w:spacing w:line="360" w:lineRule="auto"/>
        <w:jc w:val="both"/>
      </w:pPr>
    </w:p>
    <w:p w14:paraId="07BD25B5" w14:textId="77777777" w:rsidR="005824AE" w:rsidRDefault="005824AE" w:rsidP="00F4186E">
      <w:pPr>
        <w:pStyle w:val="NoSpacing"/>
        <w:spacing w:line="360" w:lineRule="auto"/>
        <w:jc w:val="both"/>
      </w:pPr>
    </w:p>
    <w:p w14:paraId="353C56E6" w14:textId="77777777" w:rsidR="005824AE" w:rsidRDefault="005824AE" w:rsidP="00F4186E">
      <w:pPr>
        <w:pStyle w:val="NoSpacing"/>
        <w:spacing w:line="360" w:lineRule="auto"/>
        <w:jc w:val="both"/>
      </w:pPr>
    </w:p>
    <w:p w14:paraId="023E723B" w14:textId="77777777" w:rsidR="005824AE" w:rsidRDefault="005824AE" w:rsidP="00F4186E">
      <w:pPr>
        <w:pStyle w:val="NoSpacing"/>
        <w:spacing w:line="360" w:lineRule="auto"/>
        <w:jc w:val="both"/>
      </w:pPr>
    </w:p>
    <w:p w14:paraId="0FC19F8C" w14:textId="77777777" w:rsidR="005824AE" w:rsidRDefault="005824AE" w:rsidP="00F4186E">
      <w:pPr>
        <w:pStyle w:val="NoSpacing"/>
        <w:spacing w:line="360" w:lineRule="auto"/>
        <w:jc w:val="both"/>
      </w:pPr>
    </w:p>
    <w:p w14:paraId="683F65AA" w14:textId="77777777" w:rsidR="005824AE" w:rsidRDefault="005824AE" w:rsidP="00F4186E">
      <w:pPr>
        <w:pStyle w:val="NoSpacing"/>
        <w:spacing w:line="360" w:lineRule="auto"/>
        <w:jc w:val="both"/>
      </w:pPr>
    </w:p>
    <w:p w14:paraId="2B518C67" w14:textId="77777777" w:rsidR="005824AE" w:rsidRDefault="005824AE" w:rsidP="00F4186E">
      <w:pPr>
        <w:pStyle w:val="NoSpacing"/>
        <w:spacing w:line="360" w:lineRule="auto"/>
        <w:jc w:val="both"/>
      </w:pPr>
    </w:p>
    <w:p w14:paraId="4E887556" w14:textId="77777777" w:rsidR="005824AE" w:rsidRPr="005824AE" w:rsidRDefault="005824AE" w:rsidP="00F4186E">
      <w:pPr>
        <w:pStyle w:val="NoSpacing"/>
        <w:spacing w:line="360" w:lineRule="auto"/>
        <w:jc w:val="both"/>
      </w:pPr>
    </w:p>
    <w:p w14:paraId="566999A0" w14:textId="6FD022B0" w:rsidR="00F72560" w:rsidRPr="00F72560" w:rsidRDefault="00505958" w:rsidP="00F4186E">
      <w:pPr>
        <w:numPr>
          <w:ilvl w:val="2"/>
          <w:numId w:val="5"/>
        </w:numPr>
        <w:spacing w:line="360" w:lineRule="auto"/>
        <w:jc w:val="both"/>
        <w:outlineLvl w:val="1"/>
        <w:rPr>
          <w:b/>
          <w:sz w:val="28"/>
          <w:szCs w:val="28"/>
        </w:rPr>
      </w:pPr>
      <w:bookmarkStart w:id="138" w:name="_Toc192884126"/>
      <w:r>
        <w:rPr>
          <w:noProof/>
        </w:rPr>
        <w:lastRenderedPageBreak/>
        <mc:AlternateContent>
          <mc:Choice Requires="wps">
            <w:drawing>
              <wp:anchor distT="0" distB="0" distL="114300" distR="114300" simplePos="0" relativeHeight="251736064" behindDoc="0" locked="0" layoutInCell="1" allowOverlap="1" wp14:anchorId="032F1BDF" wp14:editId="1ECFA6F6">
                <wp:simplePos x="0" y="0"/>
                <wp:positionH relativeFrom="margin">
                  <wp:align>right</wp:align>
                </wp:positionH>
                <wp:positionV relativeFrom="paragraph">
                  <wp:posOffset>6610350</wp:posOffset>
                </wp:positionV>
                <wp:extent cx="5276850" cy="635"/>
                <wp:effectExtent l="0" t="0" r="0" b="8255"/>
                <wp:wrapTopAndBottom/>
                <wp:docPr id="1377452945" name="Text Box 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341235A" w14:textId="0FCA1310" w:rsidR="00505958" w:rsidRPr="00505958" w:rsidRDefault="00505958" w:rsidP="00505958">
                            <w:pPr>
                              <w:pStyle w:val="Caption"/>
                              <w:rPr>
                                <w:noProof/>
                                <w:sz w:val="24"/>
                              </w:rPr>
                            </w:pPr>
                            <w:bookmarkStart w:id="139" w:name="_Toc192877786"/>
                            <w:r w:rsidRPr="00505958">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3</w:t>
                            </w:r>
                            <w:r w:rsidR="00616238">
                              <w:rPr>
                                <w:sz w:val="24"/>
                              </w:rPr>
                              <w:fldChar w:fldCharType="end"/>
                            </w:r>
                            <w:r w:rsidRPr="00505958">
                              <w:rPr>
                                <w:sz w:val="24"/>
                              </w:rPr>
                              <w:t>: Main Dashboard for Data Planner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F1BDF" id="_x0000_s1029" type="#_x0000_t202" style="position:absolute;left:0;text-align:left;margin-left:364.3pt;margin-top:520.5pt;width:415.5pt;height:.05pt;z-index:251736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6or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6ef57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" stroked="f">
                <v:textbox style="mso-fit-shape-to-text:t" inset="0,0,0,0">
                  <w:txbxContent>
                    <w:p w14:paraId="6341235A" w14:textId="0FCA1310" w:rsidR="00505958" w:rsidRPr="00505958" w:rsidRDefault="00505958" w:rsidP="00505958">
                      <w:pPr>
                        <w:pStyle w:val="Caption"/>
                        <w:rPr>
                          <w:noProof/>
                          <w:sz w:val="24"/>
                        </w:rPr>
                      </w:pPr>
                      <w:bookmarkStart w:id="140" w:name="_Toc192877786"/>
                      <w:r w:rsidRPr="00505958">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3</w:t>
                      </w:r>
                      <w:r w:rsidR="00616238">
                        <w:rPr>
                          <w:sz w:val="24"/>
                        </w:rPr>
                        <w:fldChar w:fldCharType="end"/>
                      </w:r>
                      <w:r w:rsidRPr="00505958">
                        <w:rPr>
                          <w:sz w:val="24"/>
                        </w:rPr>
                        <w:t>: Main Dashboard for Data Planner</w:t>
                      </w:r>
                      <w:bookmarkEnd w:id="140"/>
                    </w:p>
                  </w:txbxContent>
                </v:textbox>
                <w10:wrap type="topAndBottom" anchorx="margin"/>
              </v:shape>
            </w:pict>
          </mc:Fallback>
        </mc:AlternateContent>
      </w:r>
      <w:r w:rsidR="000D7E20" w:rsidRPr="00D66F58">
        <w:rPr>
          <w:noProof/>
        </w:rPr>
        <w:drawing>
          <wp:anchor distT="0" distB="0" distL="114300" distR="114300" simplePos="0" relativeHeight="251692032" behindDoc="0" locked="0" layoutInCell="1" allowOverlap="1" wp14:anchorId="1DF22F31" wp14:editId="47C3CD33">
            <wp:simplePos x="0" y="0"/>
            <wp:positionH relativeFrom="column">
              <wp:posOffset>1377950</wp:posOffset>
            </wp:positionH>
            <wp:positionV relativeFrom="paragraph">
              <wp:posOffset>3456305</wp:posOffset>
            </wp:positionV>
            <wp:extent cx="4470400" cy="2480945"/>
            <wp:effectExtent l="0" t="0" r="6350" b="0"/>
            <wp:wrapTopAndBottom/>
            <wp:docPr id="47015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54541" name=""/>
                    <pic:cNvPicPr/>
                  </pic:nvPicPr>
                  <pic:blipFill>
                    <a:blip r:embed="rId17">
                      <a:extLst>
                        <a:ext uri="{28A0092B-C50C-407E-A947-70E740481C1C}">
                          <a14:useLocalDpi xmlns:a14="http://schemas.microsoft.com/office/drawing/2010/main" val="0"/>
                        </a:ext>
                      </a:extLst>
                    </a:blip>
                    <a:stretch>
                      <a:fillRect/>
                    </a:stretch>
                  </pic:blipFill>
                  <pic:spPr>
                    <a:xfrm>
                      <a:off x="0" y="0"/>
                      <a:ext cx="4470400" cy="2480945"/>
                    </a:xfrm>
                    <a:prstGeom prst="rect">
                      <a:avLst/>
                    </a:prstGeom>
                  </pic:spPr>
                </pic:pic>
              </a:graphicData>
            </a:graphic>
            <wp14:sizeRelH relativeFrom="margin">
              <wp14:pctWidth>0</wp14:pctWidth>
            </wp14:sizeRelH>
            <wp14:sizeRelV relativeFrom="margin">
              <wp14:pctHeight>0</wp14:pctHeight>
            </wp14:sizeRelV>
          </wp:anchor>
        </w:drawing>
      </w:r>
      <w:r w:rsidR="000D7E20" w:rsidRPr="00D66F58">
        <w:rPr>
          <w:noProof/>
        </w:rPr>
        <w:drawing>
          <wp:anchor distT="0" distB="0" distL="114300" distR="114300" simplePos="0" relativeHeight="251685888" behindDoc="0" locked="0" layoutInCell="1" allowOverlap="1" wp14:anchorId="77FACC91" wp14:editId="3DEFDFB6">
            <wp:simplePos x="0" y="0"/>
            <wp:positionH relativeFrom="margin">
              <wp:posOffset>1181100</wp:posOffset>
            </wp:positionH>
            <wp:positionV relativeFrom="paragraph">
              <wp:posOffset>426720</wp:posOffset>
            </wp:positionV>
            <wp:extent cx="4664710" cy="3048000"/>
            <wp:effectExtent l="0" t="0" r="2540" b="0"/>
            <wp:wrapTopAndBottom/>
            <wp:docPr id="175244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45644" name=""/>
                    <pic:cNvPicPr/>
                  </pic:nvPicPr>
                  <pic:blipFill>
                    <a:blip r:embed="rId18">
                      <a:extLst>
                        <a:ext uri="{28A0092B-C50C-407E-A947-70E740481C1C}">
                          <a14:useLocalDpi xmlns:a14="http://schemas.microsoft.com/office/drawing/2010/main" val="0"/>
                        </a:ext>
                      </a:extLst>
                    </a:blip>
                    <a:stretch>
                      <a:fillRect/>
                    </a:stretch>
                  </pic:blipFill>
                  <pic:spPr>
                    <a:xfrm>
                      <a:off x="0" y="0"/>
                      <a:ext cx="4664710" cy="3048000"/>
                    </a:xfrm>
                    <a:prstGeom prst="rect">
                      <a:avLst/>
                    </a:prstGeom>
                  </pic:spPr>
                </pic:pic>
              </a:graphicData>
            </a:graphic>
            <wp14:sizeRelH relativeFrom="margin">
              <wp14:pctWidth>0</wp14:pctWidth>
            </wp14:sizeRelH>
            <wp14:sizeRelV relativeFrom="margin">
              <wp14:pctHeight>0</wp14:pctHeight>
            </wp14:sizeRelV>
          </wp:anchor>
        </w:drawing>
      </w:r>
      <w:r w:rsidR="000D7E20" w:rsidRPr="00D66F58">
        <w:rPr>
          <w:noProof/>
        </w:rPr>
        <w:drawing>
          <wp:anchor distT="0" distB="0" distL="114300" distR="114300" simplePos="0" relativeHeight="251686912" behindDoc="0" locked="0" layoutInCell="1" allowOverlap="1" wp14:anchorId="2730CCF6" wp14:editId="26F6577F">
            <wp:simplePos x="0" y="0"/>
            <wp:positionH relativeFrom="margin">
              <wp:align>left</wp:align>
            </wp:positionH>
            <wp:positionV relativeFrom="paragraph">
              <wp:posOffset>434340</wp:posOffset>
            </wp:positionV>
            <wp:extent cx="1428115" cy="6118860"/>
            <wp:effectExtent l="0" t="0" r="635" b="0"/>
            <wp:wrapTopAndBottom/>
            <wp:docPr id="135896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6722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28115" cy="6118860"/>
                    </a:xfrm>
                    <a:prstGeom prst="rect">
                      <a:avLst/>
                    </a:prstGeom>
                  </pic:spPr>
                </pic:pic>
              </a:graphicData>
            </a:graphic>
            <wp14:sizeRelH relativeFrom="margin">
              <wp14:pctWidth>0</wp14:pctWidth>
            </wp14:sizeRelH>
            <wp14:sizeRelV relativeFrom="margin">
              <wp14:pctHeight>0</wp14:pctHeight>
            </wp14:sizeRelV>
          </wp:anchor>
        </w:drawing>
      </w:r>
      <w:r w:rsidR="005824AE" w:rsidRPr="00D66F58">
        <w:t>Main Dashboard for Data Planner</w:t>
      </w:r>
      <w:r w:rsidR="005824AE">
        <w:t>:</w:t>
      </w:r>
      <w:bookmarkEnd w:id="138"/>
    </w:p>
    <w:p w14:paraId="10382537" w14:textId="5866A01C" w:rsidR="00F72560" w:rsidRDefault="00F72560" w:rsidP="00F4186E">
      <w:pPr>
        <w:spacing w:line="360" w:lineRule="auto"/>
        <w:jc w:val="both"/>
      </w:pPr>
      <w:r w:rsidRPr="00F72560">
        <w:t xml:space="preserve"> </w:t>
      </w:r>
      <w:r w:rsidRPr="00D66F58">
        <w:t xml:space="preserve">The above figure is Data Planner dashboard User interface, which is for visualized data with functions like sum, count, average etc. Use can add different charts for visualization as per his preferences from sidebar. </w:t>
      </w:r>
    </w:p>
    <w:p w14:paraId="04069071" w14:textId="77777777" w:rsidR="00F72560" w:rsidRDefault="00F72560" w:rsidP="00F4186E">
      <w:pPr>
        <w:spacing w:line="360" w:lineRule="auto"/>
      </w:pPr>
    </w:p>
    <w:p w14:paraId="4AB30A5F" w14:textId="77777777" w:rsidR="00F72560" w:rsidRDefault="00F72560" w:rsidP="00F4186E">
      <w:pPr>
        <w:spacing w:line="360" w:lineRule="auto"/>
      </w:pPr>
    </w:p>
    <w:p w14:paraId="45FBD16B" w14:textId="77777777" w:rsidR="00F72560" w:rsidRDefault="00F72560" w:rsidP="00F4186E">
      <w:pPr>
        <w:spacing w:line="360" w:lineRule="auto"/>
      </w:pPr>
    </w:p>
    <w:p w14:paraId="06D4E636" w14:textId="77777777" w:rsidR="00F72560" w:rsidRPr="00D66F58" w:rsidRDefault="00F72560" w:rsidP="00F4186E">
      <w:pPr>
        <w:spacing w:line="360" w:lineRule="auto"/>
      </w:pPr>
    </w:p>
    <w:p w14:paraId="38EB3921" w14:textId="689311EE" w:rsidR="004471D1" w:rsidRPr="00C115A7" w:rsidRDefault="004239D3" w:rsidP="00F4186E">
      <w:pPr>
        <w:numPr>
          <w:ilvl w:val="2"/>
          <w:numId w:val="5"/>
        </w:numPr>
        <w:spacing w:line="360" w:lineRule="auto"/>
        <w:jc w:val="both"/>
        <w:outlineLvl w:val="1"/>
        <w:rPr>
          <w:b/>
          <w:sz w:val="28"/>
          <w:szCs w:val="28"/>
        </w:rPr>
      </w:pPr>
      <w:bookmarkStart w:id="141" w:name="_Toc192884127"/>
      <w:r>
        <w:rPr>
          <w:noProof/>
        </w:rPr>
        <mc:AlternateContent>
          <mc:Choice Requires="wps">
            <w:drawing>
              <wp:anchor distT="0" distB="0" distL="114300" distR="114300" simplePos="0" relativeHeight="251738112" behindDoc="0" locked="0" layoutInCell="1" allowOverlap="1" wp14:anchorId="6D23B725" wp14:editId="10EFE43A">
                <wp:simplePos x="0" y="0"/>
                <wp:positionH relativeFrom="column">
                  <wp:posOffset>-114300</wp:posOffset>
                </wp:positionH>
                <wp:positionV relativeFrom="paragraph">
                  <wp:posOffset>7309485</wp:posOffset>
                </wp:positionV>
                <wp:extent cx="5695950" cy="635"/>
                <wp:effectExtent l="0" t="0" r="0" b="2540"/>
                <wp:wrapTopAndBottom/>
                <wp:docPr id="1558079162" name="Text Box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00B98795" w14:textId="0280F347" w:rsidR="004239D3" w:rsidRPr="004239D3" w:rsidRDefault="004239D3" w:rsidP="004239D3">
                            <w:pPr>
                              <w:pStyle w:val="Caption"/>
                              <w:ind w:left="0"/>
                              <w:jc w:val="right"/>
                              <w:rPr>
                                <w:noProof/>
                                <w:sz w:val="24"/>
                              </w:rPr>
                            </w:pPr>
                            <w:bookmarkStart w:id="142" w:name="_Toc192877787"/>
                            <w:r w:rsidRPr="004239D3">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4</w:t>
                            </w:r>
                            <w:r w:rsidR="00616238">
                              <w:rPr>
                                <w:sz w:val="24"/>
                              </w:rPr>
                              <w:fldChar w:fldCharType="end"/>
                            </w:r>
                            <w:r w:rsidRPr="004239D3">
                              <w:rPr>
                                <w:sz w:val="24"/>
                              </w:rPr>
                              <w:t>:Dashboard User Interface for Input Entry Operator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3B725" id="_x0000_s1030" type="#_x0000_t202" style="position:absolute;left:0;text-align:left;margin-left:-9pt;margin-top:575.55pt;width:448.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rAGgIAAD8EAAAOAAAAZHJzL2Uyb0RvYy54bWysU8Fu2zAMvQ/YPwi6L066J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9vp7ZRCkmKzj9N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" stroked="f">
                <v:textbox style="mso-fit-shape-to-text:t" inset="0,0,0,0">
                  <w:txbxContent>
                    <w:p w14:paraId="00B98795" w14:textId="0280F347" w:rsidR="004239D3" w:rsidRPr="004239D3" w:rsidRDefault="004239D3" w:rsidP="004239D3">
                      <w:pPr>
                        <w:pStyle w:val="Caption"/>
                        <w:ind w:left="0"/>
                        <w:jc w:val="right"/>
                        <w:rPr>
                          <w:noProof/>
                          <w:sz w:val="24"/>
                        </w:rPr>
                      </w:pPr>
                      <w:bookmarkStart w:id="143" w:name="_Toc192877787"/>
                      <w:r w:rsidRPr="004239D3">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4</w:t>
                      </w:r>
                      <w:r w:rsidR="00616238">
                        <w:rPr>
                          <w:sz w:val="24"/>
                        </w:rPr>
                        <w:fldChar w:fldCharType="end"/>
                      </w:r>
                      <w:r w:rsidRPr="004239D3">
                        <w:rPr>
                          <w:sz w:val="24"/>
                        </w:rPr>
                        <w:t>:Dashboard User Interface for Input Entry Operator</w:t>
                      </w:r>
                      <w:bookmarkEnd w:id="143"/>
                    </w:p>
                  </w:txbxContent>
                </v:textbox>
                <w10:wrap type="topAndBottom"/>
              </v:shape>
            </w:pict>
          </mc:Fallback>
        </mc:AlternateContent>
      </w:r>
      <w:r w:rsidR="004D7A9A" w:rsidRPr="00D66F58">
        <w:rPr>
          <w:noProof/>
        </w:rPr>
        <w:drawing>
          <wp:anchor distT="0" distB="0" distL="114300" distR="114300" simplePos="0" relativeHeight="251695104" behindDoc="0" locked="0" layoutInCell="1" allowOverlap="1" wp14:anchorId="0C38D663" wp14:editId="4A3289F4">
            <wp:simplePos x="0" y="0"/>
            <wp:positionH relativeFrom="page">
              <wp:posOffset>1252855</wp:posOffset>
            </wp:positionH>
            <wp:positionV relativeFrom="paragraph">
              <wp:posOffset>417195</wp:posOffset>
            </wp:positionV>
            <wp:extent cx="4893310" cy="6833235"/>
            <wp:effectExtent l="0" t="0" r="2540" b="5715"/>
            <wp:wrapTopAndBottom/>
            <wp:docPr id="96120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8014" name=""/>
                    <pic:cNvPicPr/>
                  </pic:nvPicPr>
                  <pic:blipFill>
                    <a:blip r:embed="rId20">
                      <a:extLst>
                        <a:ext uri="{28A0092B-C50C-407E-A947-70E740481C1C}">
                          <a14:useLocalDpi xmlns:a14="http://schemas.microsoft.com/office/drawing/2010/main" val="0"/>
                        </a:ext>
                      </a:extLst>
                    </a:blip>
                    <a:stretch>
                      <a:fillRect/>
                    </a:stretch>
                  </pic:blipFill>
                  <pic:spPr>
                    <a:xfrm>
                      <a:off x="0" y="0"/>
                      <a:ext cx="4893310" cy="6833235"/>
                    </a:xfrm>
                    <a:prstGeom prst="rect">
                      <a:avLst/>
                    </a:prstGeom>
                  </pic:spPr>
                </pic:pic>
              </a:graphicData>
            </a:graphic>
            <wp14:sizeRelH relativeFrom="margin">
              <wp14:pctWidth>0</wp14:pctWidth>
            </wp14:sizeRelH>
            <wp14:sizeRelV relativeFrom="margin">
              <wp14:pctHeight>0</wp14:pctHeight>
            </wp14:sizeRelV>
          </wp:anchor>
        </w:drawing>
      </w:r>
      <w:r w:rsidR="004471D1" w:rsidRPr="00D66F58">
        <w:t>Main Dashboard for Input Data Operator:</w:t>
      </w:r>
      <w:bookmarkEnd w:id="141"/>
    </w:p>
    <w:p w14:paraId="653E3187" w14:textId="77777777" w:rsidR="00C115A7" w:rsidRPr="00D66F58" w:rsidRDefault="00C115A7" w:rsidP="00F4186E">
      <w:pPr>
        <w:spacing w:line="360" w:lineRule="auto"/>
        <w:jc w:val="both"/>
      </w:pPr>
      <w:r w:rsidRPr="00D66F58">
        <w:t>The above figure is Input Data operator dashboard User interface and is for input data operator who can upload data, perform ETL and visualize inputted data, after performing ETL he can also download report in csv.</w:t>
      </w:r>
    </w:p>
    <w:p w14:paraId="39B9824A" w14:textId="3C958FCF" w:rsidR="004D7A9A" w:rsidRPr="00C115A7" w:rsidRDefault="00005A19" w:rsidP="00F4186E">
      <w:pPr>
        <w:numPr>
          <w:ilvl w:val="2"/>
          <w:numId w:val="5"/>
        </w:numPr>
        <w:spacing w:line="360" w:lineRule="auto"/>
        <w:jc w:val="both"/>
        <w:outlineLvl w:val="1"/>
        <w:rPr>
          <w:b/>
          <w:sz w:val="28"/>
          <w:szCs w:val="28"/>
        </w:rPr>
      </w:pPr>
      <w:bookmarkStart w:id="144" w:name="_Toc192884128"/>
      <w:r>
        <w:rPr>
          <w:noProof/>
        </w:rPr>
        <w:lastRenderedPageBreak/>
        <mc:AlternateContent>
          <mc:Choice Requires="wps">
            <w:drawing>
              <wp:anchor distT="0" distB="0" distL="114300" distR="114300" simplePos="0" relativeHeight="251740160" behindDoc="0" locked="0" layoutInCell="1" allowOverlap="1" wp14:anchorId="50BAD3E9" wp14:editId="0F50D717">
                <wp:simplePos x="0" y="0"/>
                <wp:positionH relativeFrom="column">
                  <wp:posOffset>-199390</wp:posOffset>
                </wp:positionH>
                <wp:positionV relativeFrom="paragraph">
                  <wp:posOffset>3369945</wp:posOffset>
                </wp:positionV>
                <wp:extent cx="5915660" cy="635"/>
                <wp:effectExtent l="0" t="0" r="0" b="0"/>
                <wp:wrapTopAndBottom/>
                <wp:docPr id="1142286916" name="Text Box 1"/>
                <wp:cNvGraphicFramePr/>
                <a:graphic xmlns:a="http://schemas.openxmlformats.org/drawingml/2006/main">
                  <a:graphicData uri="http://schemas.microsoft.com/office/word/2010/wordprocessingShape">
                    <wps:wsp>
                      <wps:cNvSpPr txBox="1"/>
                      <wps:spPr>
                        <a:xfrm>
                          <a:off x="0" y="0"/>
                          <a:ext cx="5915660" cy="635"/>
                        </a:xfrm>
                        <a:prstGeom prst="rect">
                          <a:avLst/>
                        </a:prstGeom>
                        <a:solidFill>
                          <a:prstClr val="white"/>
                        </a:solidFill>
                        <a:ln>
                          <a:noFill/>
                        </a:ln>
                      </wps:spPr>
                      <wps:txbx>
                        <w:txbxContent>
                          <w:p w14:paraId="5BD95B6F" w14:textId="0A5B5E1F" w:rsidR="00005A19" w:rsidRPr="00005A19" w:rsidRDefault="00005A19" w:rsidP="00005A19">
                            <w:pPr>
                              <w:pStyle w:val="Caption"/>
                              <w:jc w:val="center"/>
                              <w:rPr>
                                <w:noProof/>
                                <w:sz w:val="24"/>
                              </w:rPr>
                            </w:pPr>
                            <w:bookmarkStart w:id="145" w:name="_Toc192877788"/>
                            <w:r w:rsidRPr="00005A19">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5</w:t>
                            </w:r>
                            <w:r w:rsidR="00616238">
                              <w:rPr>
                                <w:sz w:val="24"/>
                              </w:rPr>
                              <w:fldChar w:fldCharType="end"/>
                            </w:r>
                            <w:r w:rsidRPr="00005A19">
                              <w:rPr>
                                <w:sz w:val="24"/>
                              </w:rPr>
                              <w:t>:Contact Us User Interface for IESA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AD3E9" id="_x0000_s1031" type="#_x0000_t202" style="position:absolute;left:0;text-align:left;margin-left:-15.7pt;margin-top:265.35pt;width:465.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DAGQIAAD8EAAAOAAAAZHJzL2Uyb0RvYy54bWysU01v2zAMvQ/YfxB0X5x0S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3OP8/miwW5JPkWH+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" stroked="f">
                <v:textbox style="mso-fit-shape-to-text:t" inset="0,0,0,0">
                  <w:txbxContent>
                    <w:p w14:paraId="5BD95B6F" w14:textId="0A5B5E1F" w:rsidR="00005A19" w:rsidRPr="00005A19" w:rsidRDefault="00005A19" w:rsidP="00005A19">
                      <w:pPr>
                        <w:pStyle w:val="Caption"/>
                        <w:jc w:val="center"/>
                        <w:rPr>
                          <w:noProof/>
                          <w:sz w:val="24"/>
                        </w:rPr>
                      </w:pPr>
                      <w:bookmarkStart w:id="146" w:name="_Toc192877788"/>
                      <w:r w:rsidRPr="00005A19">
                        <w:rPr>
                          <w:sz w:val="24"/>
                        </w:rPr>
                        <w:t xml:space="preserve">Figure </w:t>
                      </w:r>
                      <w:r w:rsidR="00616238">
                        <w:rPr>
                          <w:sz w:val="24"/>
                        </w:rPr>
                        <w:fldChar w:fldCharType="begin"/>
                      </w:r>
                      <w:r w:rsidR="00616238">
                        <w:rPr>
                          <w:sz w:val="24"/>
                        </w:rPr>
                        <w:instrText xml:space="preserve"> STYLEREF 1 \s </w:instrText>
                      </w:r>
                      <w:r w:rsidR="00616238">
                        <w:rPr>
                          <w:sz w:val="24"/>
                        </w:rPr>
                        <w:fldChar w:fldCharType="separate"/>
                      </w:r>
                      <w:r w:rsidR="00616238">
                        <w:rPr>
                          <w:noProof/>
                          <w:sz w:val="24"/>
                        </w:rPr>
                        <w:t>3</w:t>
                      </w:r>
                      <w:r w:rsidR="00616238">
                        <w:rPr>
                          <w:sz w:val="24"/>
                        </w:rPr>
                        <w:fldChar w:fldCharType="end"/>
                      </w:r>
                      <w:r w:rsidR="00616238">
                        <w:rPr>
                          <w:sz w:val="24"/>
                        </w:rPr>
                        <w:t>.</w:t>
                      </w:r>
                      <w:r w:rsidR="00616238">
                        <w:rPr>
                          <w:sz w:val="24"/>
                        </w:rPr>
                        <w:fldChar w:fldCharType="begin"/>
                      </w:r>
                      <w:r w:rsidR="00616238">
                        <w:rPr>
                          <w:sz w:val="24"/>
                        </w:rPr>
                        <w:instrText xml:space="preserve"> SEQ Figure \* ARABIC \s 1 </w:instrText>
                      </w:r>
                      <w:r w:rsidR="00616238">
                        <w:rPr>
                          <w:sz w:val="24"/>
                        </w:rPr>
                        <w:fldChar w:fldCharType="separate"/>
                      </w:r>
                      <w:r w:rsidR="00616238">
                        <w:rPr>
                          <w:noProof/>
                          <w:sz w:val="24"/>
                        </w:rPr>
                        <w:t>5</w:t>
                      </w:r>
                      <w:r w:rsidR="00616238">
                        <w:rPr>
                          <w:sz w:val="24"/>
                        </w:rPr>
                        <w:fldChar w:fldCharType="end"/>
                      </w:r>
                      <w:r w:rsidRPr="00005A19">
                        <w:rPr>
                          <w:sz w:val="24"/>
                        </w:rPr>
                        <w:t>:Contact Us User Interface for IESA</w:t>
                      </w:r>
                      <w:bookmarkEnd w:id="146"/>
                    </w:p>
                  </w:txbxContent>
                </v:textbox>
                <w10:wrap type="topAndBottom"/>
              </v:shape>
            </w:pict>
          </mc:Fallback>
        </mc:AlternateContent>
      </w:r>
      <w:r w:rsidR="00D3739D" w:rsidRPr="00D66F58">
        <w:rPr>
          <w:noProof/>
        </w:rPr>
        <w:drawing>
          <wp:anchor distT="0" distB="0" distL="114300" distR="114300" simplePos="0" relativeHeight="251706368" behindDoc="0" locked="0" layoutInCell="1" allowOverlap="1" wp14:anchorId="35AB0A7B" wp14:editId="5E8AD096">
            <wp:simplePos x="0" y="0"/>
            <wp:positionH relativeFrom="margin">
              <wp:posOffset>-199390</wp:posOffset>
            </wp:positionH>
            <wp:positionV relativeFrom="paragraph">
              <wp:posOffset>241935</wp:posOffset>
            </wp:positionV>
            <wp:extent cx="5915660" cy="3070860"/>
            <wp:effectExtent l="0" t="0" r="8890" b="0"/>
            <wp:wrapTopAndBottom/>
            <wp:docPr id="91428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86853" name=""/>
                    <pic:cNvPicPr/>
                  </pic:nvPicPr>
                  <pic:blipFill>
                    <a:blip r:embed="rId21">
                      <a:extLst>
                        <a:ext uri="{28A0092B-C50C-407E-A947-70E740481C1C}">
                          <a14:useLocalDpi xmlns:a14="http://schemas.microsoft.com/office/drawing/2010/main" val="0"/>
                        </a:ext>
                      </a:extLst>
                    </a:blip>
                    <a:stretch>
                      <a:fillRect/>
                    </a:stretch>
                  </pic:blipFill>
                  <pic:spPr>
                    <a:xfrm>
                      <a:off x="0" y="0"/>
                      <a:ext cx="5915660" cy="3070860"/>
                    </a:xfrm>
                    <a:prstGeom prst="rect">
                      <a:avLst/>
                    </a:prstGeom>
                  </pic:spPr>
                </pic:pic>
              </a:graphicData>
            </a:graphic>
            <wp14:sizeRelH relativeFrom="margin">
              <wp14:pctWidth>0</wp14:pctWidth>
            </wp14:sizeRelH>
            <wp14:sizeRelV relativeFrom="margin">
              <wp14:pctHeight>0</wp14:pctHeight>
            </wp14:sizeRelV>
          </wp:anchor>
        </w:drawing>
      </w:r>
      <w:r w:rsidR="00E81C0E" w:rsidRPr="00D66F58">
        <w:t xml:space="preserve">Contact </w:t>
      </w:r>
      <w:r w:rsidR="009D5B14" w:rsidRPr="00D66F58">
        <w:t>us:</w:t>
      </w:r>
      <w:bookmarkEnd w:id="144"/>
    </w:p>
    <w:p w14:paraId="530DF25A" w14:textId="0930CC76" w:rsidR="00E708BB" w:rsidRDefault="00B6633D" w:rsidP="00F4186E">
      <w:pPr>
        <w:spacing w:line="360" w:lineRule="auto"/>
        <w:jc w:val="both"/>
      </w:pPr>
      <w:r w:rsidRPr="00D66F58">
        <w:t xml:space="preserve">The above figure is for </w:t>
      </w:r>
      <w:r w:rsidR="00936C56" w:rsidRPr="00D66F58">
        <w:t>Contact</w:t>
      </w:r>
      <w:r w:rsidR="00C35E9C" w:rsidRPr="00D66F58">
        <w:t xml:space="preserve"> us </w:t>
      </w:r>
      <w:r w:rsidR="006B5806" w:rsidRPr="00D66F58">
        <w:t xml:space="preserve">User interface </w:t>
      </w:r>
      <w:r w:rsidRPr="00D66F58">
        <w:t>which</w:t>
      </w:r>
      <w:r w:rsidR="00C35E9C" w:rsidRPr="00D66F58">
        <w:t xml:space="preserve"> is for contacting developers in case of any issue or tech support requirement </w:t>
      </w:r>
    </w:p>
    <w:p w14:paraId="6B1CF64F" w14:textId="77777777" w:rsidR="00BB4886" w:rsidRPr="00D66F58" w:rsidRDefault="00BB4886" w:rsidP="00F4186E">
      <w:pPr>
        <w:spacing w:line="360" w:lineRule="auto"/>
        <w:jc w:val="both"/>
      </w:pPr>
    </w:p>
    <w:p w14:paraId="65243A18" w14:textId="1EE1300D" w:rsidR="00591420" w:rsidRDefault="00684610" w:rsidP="00F4186E">
      <w:pPr>
        <w:numPr>
          <w:ilvl w:val="1"/>
          <w:numId w:val="5"/>
        </w:numPr>
        <w:spacing w:line="360" w:lineRule="auto"/>
        <w:jc w:val="both"/>
        <w:outlineLvl w:val="1"/>
        <w:rPr>
          <w:b/>
          <w:sz w:val="28"/>
          <w:szCs w:val="28"/>
        </w:rPr>
      </w:pPr>
      <w:bookmarkStart w:id="147" w:name="_Toc192884129"/>
      <w:r w:rsidRPr="0030051F">
        <w:rPr>
          <w:b/>
          <w:sz w:val="28"/>
          <w:szCs w:val="28"/>
        </w:rPr>
        <w:t>Data Model (ERD)</w:t>
      </w:r>
      <w:bookmarkEnd w:id="147"/>
    </w:p>
    <w:p w14:paraId="13160020" w14:textId="12C1C361" w:rsidR="00094417" w:rsidRDefault="00094417" w:rsidP="00F4186E">
      <w:pPr>
        <w:spacing w:line="360" w:lineRule="auto"/>
      </w:pPr>
      <w:r>
        <w:t>The following diagram illustrates the Data Model of IESA which shows the relationship of tables and entities.</w:t>
      </w:r>
    </w:p>
    <w:p w14:paraId="3D2D3CF2" w14:textId="77777777" w:rsidR="00616238" w:rsidRDefault="005A056B" w:rsidP="00F4186E">
      <w:pPr>
        <w:keepNext/>
        <w:spacing w:line="360" w:lineRule="auto"/>
      </w:pPr>
      <w:r>
        <w:rPr>
          <w:noProof/>
        </w:rPr>
        <w:lastRenderedPageBreak/>
        <w:drawing>
          <wp:inline distT="0" distB="0" distL="0" distR="0" wp14:anchorId="1BB3DC8A" wp14:editId="7500176B">
            <wp:extent cx="8233228" cy="5661087"/>
            <wp:effectExtent l="0" t="9525" r="6350" b="6350"/>
            <wp:docPr id="1389365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250179" cy="5672742"/>
                    </a:xfrm>
                    <a:prstGeom prst="rect">
                      <a:avLst/>
                    </a:prstGeom>
                    <a:noFill/>
                    <a:ln>
                      <a:noFill/>
                    </a:ln>
                  </pic:spPr>
                </pic:pic>
              </a:graphicData>
            </a:graphic>
          </wp:inline>
        </w:drawing>
      </w:r>
    </w:p>
    <w:p w14:paraId="6C12C226" w14:textId="75C77D57" w:rsidR="0020222B" w:rsidRPr="00616238" w:rsidRDefault="00616238" w:rsidP="00F4186E">
      <w:pPr>
        <w:pStyle w:val="Caption"/>
        <w:spacing w:line="360" w:lineRule="auto"/>
        <w:jc w:val="center"/>
        <w:rPr>
          <w:sz w:val="24"/>
        </w:rPr>
      </w:pPr>
      <w:bookmarkStart w:id="148" w:name="_Toc192877789"/>
      <w:r w:rsidRPr="00616238">
        <w:rPr>
          <w:sz w:val="24"/>
        </w:rPr>
        <w:t xml:space="preserve">Figure </w:t>
      </w:r>
      <w:r w:rsidRPr="00616238">
        <w:rPr>
          <w:sz w:val="24"/>
        </w:rPr>
        <w:fldChar w:fldCharType="begin"/>
      </w:r>
      <w:r w:rsidRPr="00616238">
        <w:rPr>
          <w:sz w:val="24"/>
        </w:rPr>
        <w:instrText xml:space="preserve"> STYLEREF 1 \s </w:instrText>
      </w:r>
      <w:r w:rsidRPr="00616238">
        <w:rPr>
          <w:sz w:val="24"/>
        </w:rPr>
        <w:fldChar w:fldCharType="separate"/>
      </w:r>
      <w:r w:rsidRPr="00616238">
        <w:rPr>
          <w:noProof/>
          <w:sz w:val="24"/>
        </w:rPr>
        <w:t>3</w:t>
      </w:r>
      <w:r w:rsidRPr="00616238">
        <w:rPr>
          <w:sz w:val="24"/>
        </w:rPr>
        <w:fldChar w:fldCharType="end"/>
      </w:r>
      <w:r w:rsidRPr="00616238">
        <w:rPr>
          <w:sz w:val="24"/>
        </w:rPr>
        <w:t>.</w:t>
      </w:r>
      <w:r w:rsidRPr="00616238">
        <w:rPr>
          <w:sz w:val="24"/>
        </w:rPr>
        <w:fldChar w:fldCharType="begin"/>
      </w:r>
      <w:r w:rsidRPr="00616238">
        <w:rPr>
          <w:sz w:val="24"/>
        </w:rPr>
        <w:instrText xml:space="preserve"> SEQ Figure \* ARABIC \s 1 </w:instrText>
      </w:r>
      <w:r w:rsidRPr="00616238">
        <w:rPr>
          <w:sz w:val="24"/>
        </w:rPr>
        <w:fldChar w:fldCharType="separate"/>
      </w:r>
      <w:r w:rsidRPr="00616238">
        <w:rPr>
          <w:noProof/>
          <w:sz w:val="24"/>
        </w:rPr>
        <w:t>6</w:t>
      </w:r>
      <w:r w:rsidRPr="00616238">
        <w:rPr>
          <w:sz w:val="24"/>
        </w:rPr>
        <w:fldChar w:fldCharType="end"/>
      </w:r>
      <w:r w:rsidRPr="00616238">
        <w:rPr>
          <w:sz w:val="24"/>
        </w:rPr>
        <w:t>:ERD diagram for IESA</w:t>
      </w:r>
      <w:bookmarkEnd w:id="148"/>
    </w:p>
    <w:p w14:paraId="74E6AD31" w14:textId="77777777" w:rsidR="00D31A81" w:rsidRPr="00D66F58" w:rsidRDefault="00D31A81" w:rsidP="00F4186E">
      <w:pPr>
        <w:pStyle w:val="NoSpacing"/>
        <w:spacing w:line="360" w:lineRule="auto"/>
      </w:pPr>
    </w:p>
    <w:p w14:paraId="6ADA7C0E" w14:textId="7B7B791B" w:rsidR="002C3F7D" w:rsidRPr="004F4010" w:rsidRDefault="002C3F7D" w:rsidP="00F4186E">
      <w:pPr>
        <w:numPr>
          <w:ilvl w:val="1"/>
          <w:numId w:val="5"/>
        </w:numPr>
        <w:spacing w:line="360" w:lineRule="auto"/>
        <w:jc w:val="both"/>
        <w:outlineLvl w:val="1"/>
        <w:rPr>
          <w:b/>
          <w:sz w:val="28"/>
          <w:szCs w:val="28"/>
        </w:rPr>
      </w:pPr>
      <w:bookmarkStart w:id="149" w:name="_Toc192884130"/>
      <w:r w:rsidRPr="004F4010">
        <w:rPr>
          <w:b/>
          <w:sz w:val="28"/>
          <w:szCs w:val="28"/>
        </w:rPr>
        <w:t>Non-Functional Requirements</w:t>
      </w:r>
      <w:bookmarkEnd w:id="149"/>
    </w:p>
    <w:p w14:paraId="252B31C9" w14:textId="330A83C9" w:rsidR="009077F4" w:rsidRPr="00D66F58" w:rsidRDefault="002C3F7D" w:rsidP="00F4186E">
      <w:pPr>
        <w:pStyle w:val="NoSpacing"/>
        <w:spacing w:line="360" w:lineRule="auto"/>
        <w:jc w:val="both"/>
      </w:pPr>
      <w:r w:rsidRPr="00D66F58">
        <w:t>The following table highlights Non</w:t>
      </w:r>
      <w:r w:rsidR="00953A98" w:rsidRPr="00D66F58">
        <w:t>-F</w:t>
      </w:r>
      <w:r w:rsidRPr="00D66F58">
        <w:t>unctional Requirements for IESA:</w:t>
      </w:r>
    </w:p>
    <w:p w14:paraId="748BD78C" w14:textId="1344BB35" w:rsidR="005017F8" w:rsidRPr="005017F8" w:rsidRDefault="005017F8" w:rsidP="00F4186E">
      <w:pPr>
        <w:pStyle w:val="Caption"/>
        <w:keepNext/>
        <w:spacing w:after="0" w:line="360" w:lineRule="auto"/>
        <w:ind w:left="0"/>
        <w:jc w:val="center"/>
        <w:rPr>
          <w:sz w:val="24"/>
        </w:rPr>
      </w:pPr>
      <w:bookmarkStart w:id="150" w:name="_Toc192877780"/>
      <w:r w:rsidRPr="005017F8">
        <w:rPr>
          <w:sz w:val="24"/>
        </w:rPr>
        <w:t xml:space="preserve">Table </w:t>
      </w:r>
      <w:r w:rsidR="00171DCB">
        <w:rPr>
          <w:sz w:val="24"/>
        </w:rPr>
        <w:fldChar w:fldCharType="begin"/>
      </w:r>
      <w:r w:rsidR="00171DCB">
        <w:rPr>
          <w:sz w:val="24"/>
        </w:rPr>
        <w:instrText xml:space="preserve"> STYLEREF 1 \s </w:instrText>
      </w:r>
      <w:r w:rsidR="00171DCB">
        <w:rPr>
          <w:sz w:val="24"/>
        </w:rPr>
        <w:fldChar w:fldCharType="separate"/>
      </w:r>
      <w:r w:rsidR="00171DCB">
        <w:rPr>
          <w:noProof/>
          <w:sz w:val="24"/>
        </w:rPr>
        <w:t>3</w:t>
      </w:r>
      <w:r w:rsidR="00171DCB">
        <w:rPr>
          <w:sz w:val="24"/>
        </w:rPr>
        <w:fldChar w:fldCharType="end"/>
      </w:r>
      <w:r w:rsidR="00171DCB">
        <w:rPr>
          <w:sz w:val="24"/>
        </w:rPr>
        <w:t>.</w:t>
      </w:r>
      <w:r w:rsidR="00171DCB">
        <w:rPr>
          <w:sz w:val="24"/>
        </w:rPr>
        <w:fldChar w:fldCharType="begin"/>
      </w:r>
      <w:r w:rsidR="00171DCB">
        <w:rPr>
          <w:sz w:val="24"/>
        </w:rPr>
        <w:instrText xml:space="preserve"> SEQ Table \* ARABIC \s 1 </w:instrText>
      </w:r>
      <w:r w:rsidR="00171DCB">
        <w:rPr>
          <w:sz w:val="24"/>
        </w:rPr>
        <w:fldChar w:fldCharType="separate"/>
      </w:r>
      <w:r w:rsidR="00171DCB">
        <w:rPr>
          <w:noProof/>
          <w:sz w:val="24"/>
        </w:rPr>
        <w:t>2</w:t>
      </w:r>
      <w:r w:rsidR="00171DCB">
        <w:rPr>
          <w:sz w:val="24"/>
        </w:rPr>
        <w:fldChar w:fldCharType="end"/>
      </w:r>
      <w:r w:rsidRPr="005017F8">
        <w:rPr>
          <w:sz w:val="24"/>
        </w:rPr>
        <w:t>:Non-Functional Requirements for IESA</w:t>
      </w:r>
      <w:bookmarkEnd w:id="150"/>
    </w:p>
    <w:tbl>
      <w:tblPr>
        <w:tblStyle w:val="ListTable3"/>
        <w:tblW w:w="0" w:type="auto"/>
        <w:tblInd w:w="0" w:type="dxa"/>
        <w:tblLook w:val="04A0" w:firstRow="1" w:lastRow="0" w:firstColumn="1" w:lastColumn="0" w:noHBand="0" w:noVBand="1"/>
      </w:tblPr>
      <w:tblGrid>
        <w:gridCol w:w="1100"/>
        <w:gridCol w:w="1887"/>
        <w:gridCol w:w="5310"/>
      </w:tblGrid>
      <w:tr w:rsidR="002C3F7D" w:rsidRPr="00D66F58" w14:paraId="4309DC80" w14:textId="77777777" w:rsidTr="005017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0" w:type="dxa"/>
            <w:hideMark/>
          </w:tcPr>
          <w:p w14:paraId="09CD9F5C" w14:textId="77777777" w:rsidR="002C3F7D" w:rsidRPr="00D66F58" w:rsidRDefault="002C3F7D" w:rsidP="00F4186E">
            <w:pPr>
              <w:pStyle w:val="template"/>
              <w:spacing w:line="360" w:lineRule="auto"/>
              <w:jc w:val="center"/>
              <w:rPr>
                <w:rFonts w:ascii="Times New Roman" w:hAnsi="Times New Roman" w:cs="Times New Roman"/>
                <w:i w:val="0"/>
                <w:iCs w:val="0"/>
              </w:rPr>
            </w:pPr>
            <w:r w:rsidRPr="00D66F58">
              <w:rPr>
                <w:rFonts w:ascii="Times New Roman" w:hAnsi="Times New Roman" w:cs="Times New Roman"/>
                <w:i w:val="0"/>
                <w:iCs w:val="0"/>
              </w:rPr>
              <w:t>ID</w:t>
            </w:r>
          </w:p>
        </w:tc>
        <w:tc>
          <w:tcPr>
            <w:tcW w:w="1887" w:type="dxa"/>
            <w:hideMark/>
          </w:tcPr>
          <w:p w14:paraId="3067546E" w14:textId="77777777" w:rsidR="002C3F7D" w:rsidRPr="00D66F58" w:rsidRDefault="002C3F7D" w:rsidP="00F4186E">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NFR</w:t>
            </w:r>
          </w:p>
        </w:tc>
        <w:tc>
          <w:tcPr>
            <w:tcW w:w="5310" w:type="dxa"/>
            <w:hideMark/>
          </w:tcPr>
          <w:p w14:paraId="071EC8CC" w14:textId="77777777" w:rsidR="002C3F7D" w:rsidRPr="00D66F58" w:rsidRDefault="002C3F7D" w:rsidP="00F4186E">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66F58">
              <w:rPr>
                <w:rFonts w:ascii="Times New Roman" w:hAnsi="Times New Roman" w:cs="Times New Roman"/>
                <w:i w:val="0"/>
                <w:iCs w:val="0"/>
              </w:rPr>
              <w:t>Statement</w:t>
            </w:r>
          </w:p>
        </w:tc>
      </w:tr>
      <w:tr w:rsidR="002C3F7D" w:rsidRPr="00D66F58" w14:paraId="0089AFE7" w14:textId="77777777" w:rsidTr="0050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hideMark/>
          </w:tcPr>
          <w:p w14:paraId="6C5D02A6" w14:textId="77777777" w:rsidR="002C3F7D" w:rsidRPr="00653932" w:rsidRDefault="002C3F7D" w:rsidP="00F4186E">
            <w:pPr>
              <w:pStyle w:val="template"/>
              <w:spacing w:line="360" w:lineRule="auto"/>
              <w:jc w:val="center"/>
              <w:rPr>
                <w:rFonts w:ascii="Times New Roman" w:hAnsi="Times New Roman" w:cs="Times New Roman"/>
                <w:i w:val="0"/>
                <w:iCs w:val="0"/>
                <w:sz w:val="24"/>
                <w:szCs w:val="24"/>
              </w:rPr>
            </w:pPr>
            <w:r w:rsidRPr="00653932">
              <w:rPr>
                <w:rFonts w:ascii="Times New Roman" w:hAnsi="Times New Roman" w:cs="Times New Roman"/>
                <w:i w:val="0"/>
                <w:iCs w:val="0"/>
                <w:sz w:val="24"/>
                <w:szCs w:val="24"/>
              </w:rPr>
              <w:t>NFR01</w:t>
            </w:r>
          </w:p>
        </w:tc>
        <w:tc>
          <w:tcPr>
            <w:tcW w:w="1887" w:type="dxa"/>
            <w:hideMark/>
          </w:tcPr>
          <w:p w14:paraId="473B8693" w14:textId="77777777" w:rsidR="002C3F7D" w:rsidRPr="00653932" w:rsidRDefault="002C3F7D" w:rsidP="00F4186E">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lang w:val="en-US" w:bidi="ar-SA"/>
              </w:rPr>
              <w:t>Response Time</w:t>
            </w:r>
          </w:p>
        </w:tc>
        <w:tc>
          <w:tcPr>
            <w:tcW w:w="5310" w:type="dxa"/>
            <w:hideMark/>
          </w:tcPr>
          <w:p w14:paraId="51A6A160" w14:textId="77777777" w:rsidR="002C3F7D" w:rsidRPr="00653932" w:rsidRDefault="002C3F7D" w:rsidP="00F4186E">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The system should generate energy scenario report with in 15 seconds after user input’s data.</w:t>
            </w:r>
          </w:p>
        </w:tc>
      </w:tr>
      <w:tr w:rsidR="002C3F7D" w:rsidRPr="00D66F58" w14:paraId="524724F9" w14:textId="77777777" w:rsidTr="005017F8">
        <w:tc>
          <w:tcPr>
            <w:cnfStyle w:val="001000000000" w:firstRow="0" w:lastRow="0" w:firstColumn="1" w:lastColumn="0" w:oddVBand="0" w:evenVBand="0" w:oddHBand="0" w:evenHBand="0" w:firstRowFirstColumn="0" w:firstRowLastColumn="0" w:lastRowFirstColumn="0" w:lastRowLastColumn="0"/>
            <w:tcW w:w="1100" w:type="dxa"/>
            <w:hideMark/>
          </w:tcPr>
          <w:p w14:paraId="3D2DE418" w14:textId="77777777" w:rsidR="002C3F7D" w:rsidRPr="00653932" w:rsidRDefault="002C3F7D" w:rsidP="00F4186E">
            <w:pPr>
              <w:pStyle w:val="template"/>
              <w:spacing w:line="360" w:lineRule="auto"/>
              <w:jc w:val="center"/>
              <w:rPr>
                <w:rFonts w:ascii="Times New Roman" w:hAnsi="Times New Roman" w:cs="Times New Roman"/>
                <w:i w:val="0"/>
                <w:iCs w:val="0"/>
                <w:sz w:val="24"/>
                <w:szCs w:val="24"/>
              </w:rPr>
            </w:pPr>
            <w:r w:rsidRPr="00653932">
              <w:rPr>
                <w:rFonts w:ascii="Times New Roman" w:hAnsi="Times New Roman" w:cs="Times New Roman"/>
                <w:i w:val="0"/>
                <w:iCs w:val="0"/>
                <w:sz w:val="24"/>
                <w:szCs w:val="24"/>
              </w:rPr>
              <w:t>NFR02</w:t>
            </w:r>
          </w:p>
        </w:tc>
        <w:tc>
          <w:tcPr>
            <w:tcW w:w="1887" w:type="dxa"/>
            <w:hideMark/>
          </w:tcPr>
          <w:p w14:paraId="249448E2" w14:textId="77777777" w:rsidR="002C3F7D" w:rsidRPr="00653932" w:rsidRDefault="002C3F7D" w:rsidP="00F4186E">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Performance</w:t>
            </w:r>
          </w:p>
        </w:tc>
        <w:tc>
          <w:tcPr>
            <w:tcW w:w="5310" w:type="dxa"/>
            <w:hideMark/>
          </w:tcPr>
          <w:p w14:paraId="67BCD513" w14:textId="04BE7CE1" w:rsidR="002C3F7D" w:rsidRPr="00653932" w:rsidRDefault="002C3F7D" w:rsidP="00F4186E">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 xml:space="preserve">The system should be able to handle up to 10 parallel </w:t>
            </w:r>
            <w:r w:rsidR="006277D7" w:rsidRPr="00653932">
              <w:rPr>
                <w:rFonts w:ascii="Times New Roman" w:hAnsi="Times New Roman" w:cs="Times New Roman"/>
                <w:i w:val="0"/>
                <w:iCs w:val="0"/>
                <w:sz w:val="24"/>
                <w:szCs w:val="24"/>
              </w:rPr>
              <w:t>users</w:t>
            </w:r>
            <w:r w:rsidRPr="00653932">
              <w:rPr>
                <w:rFonts w:ascii="Times New Roman" w:hAnsi="Times New Roman" w:cs="Times New Roman"/>
                <w:i w:val="0"/>
                <w:iCs w:val="0"/>
                <w:sz w:val="24"/>
                <w:szCs w:val="24"/>
              </w:rPr>
              <w:t xml:space="preserve"> without and performance degradation.</w:t>
            </w:r>
          </w:p>
        </w:tc>
      </w:tr>
      <w:tr w:rsidR="002C3F7D" w:rsidRPr="00D66F58" w14:paraId="008E5DD7" w14:textId="77777777" w:rsidTr="005017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100" w:type="dxa"/>
            <w:hideMark/>
          </w:tcPr>
          <w:p w14:paraId="0E6253F4" w14:textId="77777777" w:rsidR="002C3F7D" w:rsidRPr="00653932" w:rsidRDefault="002C3F7D" w:rsidP="00F4186E">
            <w:pPr>
              <w:pStyle w:val="template"/>
              <w:spacing w:line="360" w:lineRule="auto"/>
              <w:jc w:val="center"/>
              <w:rPr>
                <w:rFonts w:ascii="Times New Roman" w:hAnsi="Times New Roman" w:cs="Times New Roman"/>
                <w:i w:val="0"/>
                <w:iCs w:val="0"/>
                <w:sz w:val="24"/>
                <w:szCs w:val="24"/>
              </w:rPr>
            </w:pPr>
            <w:r w:rsidRPr="00653932">
              <w:rPr>
                <w:rFonts w:ascii="Times New Roman" w:hAnsi="Times New Roman" w:cs="Times New Roman"/>
                <w:i w:val="0"/>
                <w:iCs w:val="0"/>
                <w:sz w:val="24"/>
                <w:szCs w:val="24"/>
              </w:rPr>
              <w:t>NFR03</w:t>
            </w:r>
          </w:p>
        </w:tc>
        <w:tc>
          <w:tcPr>
            <w:tcW w:w="1887" w:type="dxa"/>
            <w:hideMark/>
          </w:tcPr>
          <w:p w14:paraId="6D3B75E7" w14:textId="77777777" w:rsidR="002C3F7D" w:rsidRPr="00653932" w:rsidRDefault="002C3F7D" w:rsidP="00F4186E">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Availability</w:t>
            </w:r>
          </w:p>
        </w:tc>
        <w:tc>
          <w:tcPr>
            <w:tcW w:w="5310" w:type="dxa"/>
            <w:hideMark/>
          </w:tcPr>
          <w:p w14:paraId="1D271CF3" w14:textId="77777777" w:rsidR="002C3F7D" w:rsidRPr="00653932" w:rsidRDefault="002C3F7D" w:rsidP="00F4186E">
            <w:pPr>
              <w:pStyle w:val="templa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The system should be available for user’s 24/7</w:t>
            </w:r>
          </w:p>
        </w:tc>
      </w:tr>
      <w:tr w:rsidR="002C3F7D" w:rsidRPr="00D66F58" w14:paraId="76EA2F1B" w14:textId="77777777" w:rsidTr="005017F8">
        <w:tc>
          <w:tcPr>
            <w:cnfStyle w:val="001000000000" w:firstRow="0" w:lastRow="0" w:firstColumn="1" w:lastColumn="0" w:oddVBand="0" w:evenVBand="0" w:oddHBand="0" w:evenHBand="0" w:firstRowFirstColumn="0" w:firstRowLastColumn="0" w:lastRowFirstColumn="0" w:lastRowLastColumn="0"/>
            <w:tcW w:w="1100" w:type="dxa"/>
            <w:hideMark/>
          </w:tcPr>
          <w:p w14:paraId="70B2A020" w14:textId="77777777" w:rsidR="002C3F7D" w:rsidRPr="00653932" w:rsidRDefault="002C3F7D" w:rsidP="00F4186E">
            <w:pPr>
              <w:pStyle w:val="template"/>
              <w:spacing w:line="360" w:lineRule="auto"/>
              <w:jc w:val="center"/>
              <w:rPr>
                <w:rFonts w:ascii="Times New Roman" w:hAnsi="Times New Roman" w:cs="Times New Roman"/>
                <w:i w:val="0"/>
                <w:iCs w:val="0"/>
                <w:sz w:val="24"/>
                <w:szCs w:val="24"/>
              </w:rPr>
            </w:pPr>
            <w:r w:rsidRPr="00653932">
              <w:rPr>
                <w:rFonts w:ascii="Times New Roman" w:hAnsi="Times New Roman" w:cs="Times New Roman"/>
                <w:i w:val="0"/>
                <w:iCs w:val="0"/>
                <w:sz w:val="24"/>
                <w:szCs w:val="24"/>
              </w:rPr>
              <w:t>NFR04</w:t>
            </w:r>
          </w:p>
        </w:tc>
        <w:tc>
          <w:tcPr>
            <w:tcW w:w="1887" w:type="dxa"/>
            <w:hideMark/>
          </w:tcPr>
          <w:p w14:paraId="0FB5CD1C" w14:textId="77777777" w:rsidR="002C3F7D" w:rsidRPr="00653932" w:rsidRDefault="002C3F7D" w:rsidP="00F4186E">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Ease of use</w:t>
            </w:r>
          </w:p>
        </w:tc>
        <w:tc>
          <w:tcPr>
            <w:tcW w:w="5310" w:type="dxa"/>
            <w:hideMark/>
          </w:tcPr>
          <w:p w14:paraId="4C8A7653" w14:textId="77777777" w:rsidR="002C3F7D" w:rsidRPr="00653932" w:rsidRDefault="002C3F7D" w:rsidP="00F4186E">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Thes system should allow user to perform most of the functionality within 5 minutes of first use</w:t>
            </w:r>
          </w:p>
        </w:tc>
      </w:tr>
      <w:tr w:rsidR="002C3F7D" w:rsidRPr="00D66F58" w14:paraId="1E4C7D03" w14:textId="77777777" w:rsidTr="0050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hideMark/>
          </w:tcPr>
          <w:p w14:paraId="111E20AA" w14:textId="77777777" w:rsidR="002C3F7D" w:rsidRPr="00653932" w:rsidRDefault="002C3F7D" w:rsidP="00F4186E">
            <w:pPr>
              <w:pStyle w:val="template"/>
              <w:spacing w:line="360" w:lineRule="auto"/>
              <w:jc w:val="center"/>
              <w:rPr>
                <w:rFonts w:ascii="Times New Roman" w:hAnsi="Times New Roman" w:cs="Times New Roman"/>
                <w:i w:val="0"/>
                <w:iCs w:val="0"/>
                <w:sz w:val="24"/>
                <w:szCs w:val="24"/>
              </w:rPr>
            </w:pPr>
            <w:r w:rsidRPr="00653932">
              <w:rPr>
                <w:rFonts w:ascii="Times New Roman" w:hAnsi="Times New Roman" w:cs="Times New Roman"/>
                <w:i w:val="0"/>
                <w:iCs w:val="0"/>
                <w:sz w:val="24"/>
                <w:szCs w:val="24"/>
              </w:rPr>
              <w:t>NFR05</w:t>
            </w:r>
          </w:p>
        </w:tc>
        <w:tc>
          <w:tcPr>
            <w:tcW w:w="1887" w:type="dxa"/>
            <w:hideMark/>
          </w:tcPr>
          <w:p w14:paraId="4BD7C4FE" w14:textId="77777777" w:rsidR="002C3F7D" w:rsidRPr="00653932" w:rsidRDefault="002C3F7D" w:rsidP="00F4186E">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Maintainability</w:t>
            </w:r>
          </w:p>
        </w:tc>
        <w:tc>
          <w:tcPr>
            <w:tcW w:w="5310" w:type="dxa"/>
            <w:hideMark/>
          </w:tcPr>
          <w:p w14:paraId="2FAD16B2" w14:textId="77777777" w:rsidR="002C3F7D" w:rsidRPr="00653932" w:rsidRDefault="002C3F7D" w:rsidP="00F4186E">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653932">
              <w:rPr>
                <w:rFonts w:ascii="Times New Roman" w:hAnsi="Times New Roman" w:cs="Times New Roman"/>
                <w:i w:val="0"/>
                <w:iCs w:val="0"/>
                <w:sz w:val="24"/>
                <w:szCs w:val="24"/>
              </w:rPr>
              <w:t>The system should be modular and well documented with easily updateable and maintainable components</w:t>
            </w:r>
          </w:p>
        </w:tc>
      </w:tr>
    </w:tbl>
    <w:p w14:paraId="7764A777" w14:textId="77777777" w:rsidR="002C3F7D" w:rsidRPr="00D66F58" w:rsidRDefault="002C3F7D" w:rsidP="00F4186E">
      <w:pPr>
        <w:pStyle w:val="NoSpacing"/>
        <w:spacing w:line="360" w:lineRule="auto"/>
      </w:pPr>
    </w:p>
    <w:p w14:paraId="6B4B6D85" w14:textId="55C227D7" w:rsidR="00C4250F" w:rsidRDefault="00C4250F" w:rsidP="00F4186E">
      <w:pPr>
        <w:spacing w:line="360" w:lineRule="auto"/>
        <w:sectPr w:rsidR="00C4250F" w:rsidSect="005C66B2">
          <w:headerReference w:type="default" r:id="rId23"/>
          <w:pgSz w:w="11907" w:h="16839" w:code="9"/>
          <w:pgMar w:top="1440" w:right="1440" w:bottom="1440" w:left="2160" w:header="720" w:footer="720" w:gutter="0"/>
          <w:cols w:space="720"/>
          <w:titlePg/>
          <w:docGrid w:linePitch="360"/>
        </w:sectPr>
      </w:pPr>
    </w:p>
    <w:p w14:paraId="387D1121" w14:textId="77777777" w:rsidR="00E15464" w:rsidRPr="00C705B6" w:rsidRDefault="00E15464" w:rsidP="00F4186E">
      <w:pPr>
        <w:pStyle w:val="Style1"/>
        <w:spacing w:line="360" w:lineRule="auto"/>
        <w:rPr>
          <w:sz w:val="32"/>
          <w:szCs w:val="28"/>
        </w:rPr>
      </w:pPr>
      <w:r w:rsidRPr="00C705B6">
        <w:rPr>
          <w:sz w:val="32"/>
          <w:szCs w:val="28"/>
        </w:rPr>
        <w:lastRenderedPageBreak/>
        <w:t xml:space="preserve">Chapter </w:t>
      </w:r>
      <w:r>
        <w:rPr>
          <w:sz w:val="32"/>
          <w:szCs w:val="28"/>
        </w:rPr>
        <w:t>4</w:t>
      </w:r>
    </w:p>
    <w:p w14:paraId="3106DEE7" w14:textId="77777777" w:rsidR="00E15464" w:rsidRPr="00433BAD" w:rsidRDefault="00E15464" w:rsidP="00F4186E">
      <w:pPr>
        <w:pStyle w:val="Heading1"/>
      </w:pPr>
      <w:bookmarkStart w:id="151" w:name="_Toc192884131"/>
      <w:r w:rsidRPr="00433BAD">
        <w:t>Design Specification</w:t>
      </w:r>
      <w:bookmarkEnd w:id="151"/>
    </w:p>
    <w:p w14:paraId="6FA21B6E" w14:textId="77777777" w:rsidR="00E15464" w:rsidRDefault="00E15464" w:rsidP="00F4186E">
      <w:pPr>
        <w:pStyle w:val="ListParagraph"/>
        <w:numPr>
          <w:ilvl w:val="1"/>
          <w:numId w:val="8"/>
        </w:numPr>
        <w:spacing w:line="360" w:lineRule="auto"/>
        <w:jc w:val="both"/>
        <w:outlineLvl w:val="1"/>
      </w:pPr>
      <w:r>
        <w:rPr>
          <w:b/>
          <w:color w:val="000000" w:themeColor="text1"/>
          <w:sz w:val="28"/>
          <w:szCs w:val="28"/>
        </w:rPr>
        <w:t xml:space="preserve"> </w:t>
      </w:r>
      <w:bookmarkStart w:id="152" w:name="_Toc192884132"/>
      <w:r w:rsidRPr="00951268">
        <w:rPr>
          <w:b/>
          <w:color w:val="000000" w:themeColor="text1"/>
        </w:rPr>
        <w:t>Introduction</w:t>
      </w:r>
      <w:bookmarkEnd w:id="152"/>
    </w:p>
    <w:p w14:paraId="39035129" w14:textId="287CABEE" w:rsidR="00E15464" w:rsidRPr="006D7C75" w:rsidRDefault="00E15464" w:rsidP="00F4186E">
      <w:pPr>
        <w:pStyle w:val="NoSpacing"/>
        <w:spacing w:line="360" w:lineRule="auto"/>
        <w:jc w:val="both"/>
      </w:pPr>
      <w:r w:rsidRPr="006D7C75">
        <w:t>The design</w:t>
      </w:r>
      <w:r w:rsidR="00273C32">
        <w:t xml:space="preserve"> specification</w:t>
      </w:r>
      <w:r w:rsidRPr="006D7C75">
        <w:t xml:space="preserve"> phase of the Intelligent Energy Scenario Analysis (IESA) focuses on defining the architectural structure, data flow, and interaction between components. This chapter outlines the system architecture, design methodology, high-level and detailed designs, data structures, and various diagrams that illustrate the overall system implementation. The goal is to ensure a scalable, efficient, and maintainable system that meets the functional and non-functional requirements.</w:t>
      </w:r>
    </w:p>
    <w:p w14:paraId="4F4D51A8" w14:textId="77777777" w:rsidR="00E15464" w:rsidRDefault="00E15464" w:rsidP="00F4186E">
      <w:pPr>
        <w:pStyle w:val="ListParagraph"/>
        <w:numPr>
          <w:ilvl w:val="1"/>
          <w:numId w:val="8"/>
        </w:numPr>
        <w:spacing w:line="360" w:lineRule="auto"/>
        <w:jc w:val="both"/>
        <w:outlineLvl w:val="1"/>
        <w:rPr>
          <w:b/>
          <w:color w:val="000000" w:themeColor="text1"/>
        </w:rPr>
      </w:pPr>
      <w:bookmarkStart w:id="153" w:name="_Toc192884133"/>
      <w:r w:rsidRPr="0068600C">
        <w:rPr>
          <w:b/>
          <w:color w:val="000000" w:themeColor="text1"/>
        </w:rPr>
        <w:t>System Architect</w:t>
      </w:r>
      <w:bookmarkEnd w:id="153"/>
    </w:p>
    <w:p w14:paraId="644289F9" w14:textId="77777777" w:rsidR="00E15464" w:rsidRPr="00785CF5" w:rsidRDefault="00E15464" w:rsidP="00F4186E">
      <w:pPr>
        <w:pStyle w:val="NoSpacing"/>
        <w:spacing w:line="360" w:lineRule="auto"/>
        <w:jc w:val="both"/>
      </w:pPr>
      <w:r w:rsidRPr="00785CF5">
        <w:t>The IESA system follows a Three-Tier Architecture, consisting of the following layers:</w:t>
      </w:r>
    </w:p>
    <w:p w14:paraId="67B3FD88" w14:textId="77777777" w:rsidR="00E15464" w:rsidRPr="00785CF5" w:rsidRDefault="00E15464" w:rsidP="00F4186E">
      <w:pPr>
        <w:pStyle w:val="NoSpacing"/>
        <w:numPr>
          <w:ilvl w:val="0"/>
          <w:numId w:val="7"/>
        </w:numPr>
        <w:spacing w:line="360" w:lineRule="auto"/>
        <w:jc w:val="both"/>
      </w:pPr>
      <w:r w:rsidRPr="00785CF5">
        <w:t>Presentation Layer: The Power BI-based dashboard interface that provides users with visualization, scenario analysis, and decision-support tools.</w:t>
      </w:r>
    </w:p>
    <w:p w14:paraId="7F122FB5" w14:textId="77777777" w:rsidR="00E15464" w:rsidRPr="00785CF5" w:rsidRDefault="00E15464" w:rsidP="00F4186E">
      <w:pPr>
        <w:pStyle w:val="NoSpacing"/>
        <w:numPr>
          <w:ilvl w:val="0"/>
          <w:numId w:val="7"/>
        </w:numPr>
        <w:spacing w:line="360" w:lineRule="auto"/>
        <w:jc w:val="both"/>
      </w:pPr>
      <w:r w:rsidRPr="00785CF5">
        <w:t>Application Layer: The backend where predictive models (WisRule, Linear Regression, and K-Means Clustering) process energy consumption data and generate insights.</w:t>
      </w:r>
    </w:p>
    <w:p w14:paraId="77BD22C5" w14:textId="77777777" w:rsidR="00E15464" w:rsidRPr="00785CF5" w:rsidRDefault="00E15464" w:rsidP="00F4186E">
      <w:pPr>
        <w:pStyle w:val="NoSpacing"/>
        <w:numPr>
          <w:ilvl w:val="0"/>
          <w:numId w:val="7"/>
        </w:numPr>
        <w:spacing w:line="360" w:lineRule="auto"/>
        <w:jc w:val="both"/>
      </w:pPr>
      <w:r w:rsidRPr="00785CF5">
        <w:t>Data Layer: The MS SQL Server database that stores historical energy consumption data, user inputs, and forecast results.</w:t>
      </w:r>
    </w:p>
    <w:p w14:paraId="2DEBCEB0" w14:textId="77777777" w:rsidR="00E15464" w:rsidRPr="00785CF5" w:rsidRDefault="00E15464" w:rsidP="00F4186E">
      <w:pPr>
        <w:pStyle w:val="NoSpacing"/>
        <w:spacing w:line="360" w:lineRule="auto"/>
        <w:jc w:val="both"/>
      </w:pPr>
      <w:r w:rsidRPr="00785CF5">
        <w:t>This architecture ensures modularity, maintainability, and efficient data management while supporting real-time and historical energy scenario analysis.</w:t>
      </w:r>
    </w:p>
    <w:p w14:paraId="4A64F7CD" w14:textId="77777777" w:rsidR="00E15464" w:rsidRDefault="00E15464" w:rsidP="00F4186E">
      <w:pPr>
        <w:pStyle w:val="ListParagraph"/>
        <w:numPr>
          <w:ilvl w:val="1"/>
          <w:numId w:val="8"/>
        </w:numPr>
        <w:spacing w:line="360" w:lineRule="auto"/>
        <w:jc w:val="both"/>
        <w:outlineLvl w:val="1"/>
        <w:rPr>
          <w:b/>
          <w:color w:val="000000" w:themeColor="text1"/>
        </w:rPr>
      </w:pPr>
      <w:bookmarkStart w:id="154" w:name="_Toc192884134"/>
      <w:r w:rsidRPr="0068600C">
        <w:rPr>
          <w:b/>
          <w:color w:val="000000" w:themeColor="text1"/>
        </w:rPr>
        <w:t>Design Methodology</w:t>
      </w:r>
      <w:bookmarkEnd w:id="154"/>
    </w:p>
    <w:p w14:paraId="1E83405A" w14:textId="77777777" w:rsidR="00E15464" w:rsidRPr="0044413E" w:rsidRDefault="00E15464" w:rsidP="00F4186E">
      <w:pPr>
        <w:pStyle w:val="NoSpacing"/>
        <w:spacing w:line="360" w:lineRule="auto"/>
        <w:jc w:val="both"/>
      </w:pPr>
      <w:r w:rsidRPr="0044413E">
        <w:t>The system follows the Three-Tier Architecture methodology, ensuring separation of concerns between data management, business logic, and user interaction. The methodology provides the following benefits:</w:t>
      </w:r>
    </w:p>
    <w:p w14:paraId="2C487E1C" w14:textId="77777777" w:rsidR="00E15464" w:rsidRPr="0044413E" w:rsidRDefault="00E15464" w:rsidP="00F4186E">
      <w:pPr>
        <w:pStyle w:val="NoSpacing"/>
        <w:numPr>
          <w:ilvl w:val="0"/>
          <w:numId w:val="9"/>
        </w:numPr>
        <w:spacing w:line="360" w:lineRule="auto"/>
        <w:jc w:val="both"/>
      </w:pPr>
      <w:r w:rsidRPr="0044413E">
        <w:t>Scalability: Easy to extend for additional predictive models or data sources.</w:t>
      </w:r>
    </w:p>
    <w:p w14:paraId="741AC199" w14:textId="77777777" w:rsidR="00E15464" w:rsidRPr="0044413E" w:rsidRDefault="00E15464" w:rsidP="00F4186E">
      <w:pPr>
        <w:pStyle w:val="NoSpacing"/>
        <w:numPr>
          <w:ilvl w:val="0"/>
          <w:numId w:val="9"/>
        </w:numPr>
        <w:spacing w:line="360" w:lineRule="auto"/>
        <w:jc w:val="both"/>
      </w:pPr>
      <w:r w:rsidRPr="0044413E">
        <w:t>Flexibility: Supports future improvements with minimal changes to existing components.</w:t>
      </w:r>
    </w:p>
    <w:p w14:paraId="41820B16" w14:textId="77777777" w:rsidR="00E15464" w:rsidRPr="0044413E" w:rsidRDefault="00E15464" w:rsidP="00F4186E">
      <w:pPr>
        <w:pStyle w:val="NoSpacing"/>
        <w:numPr>
          <w:ilvl w:val="0"/>
          <w:numId w:val="9"/>
        </w:numPr>
        <w:spacing w:line="360" w:lineRule="auto"/>
        <w:jc w:val="both"/>
      </w:pPr>
      <w:r w:rsidRPr="0044413E">
        <w:t>Security: Ensures controlled data access across different user roles (IT administrator, energy planner, data operator).</w:t>
      </w:r>
    </w:p>
    <w:p w14:paraId="34F01240" w14:textId="77777777" w:rsidR="00E15464" w:rsidRPr="0044413E" w:rsidRDefault="00E15464" w:rsidP="00F4186E">
      <w:pPr>
        <w:pStyle w:val="NoSpacing"/>
        <w:numPr>
          <w:ilvl w:val="0"/>
          <w:numId w:val="9"/>
        </w:numPr>
        <w:spacing w:line="360" w:lineRule="auto"/>
        <w:jc w:val="both"/>
      </w:pPr>
      <w:r w:rsidRPr="0044413E">
        <w:lastRenderedPageBreak/>
        <w:t>Performance Optimization: Reduces computational load by distributing tasks efficiently across tiers.</w:t>
      </w:r>
    </w:p>
    <w:p w14:paraId="78F8F11F" w14:textId="77777777" w:rsidR="00E15464" w:rsidRDefault="00E15464" w:rsidP="00F4186E">
      <w:pPr>
        <w:pStyle w:val="ListParagraph"/>
        <w:numPr>
          <w:ilvl w:val="1"/>
          <w:numId w:val="8"/>
        </w:numPr>
        <w:spacing w:line="360" w:lineRule="auto"/>
        <w:jc w:val="both"/>
        <w:outlineLvl w:val="1"/>
        <w:rPr>
          <w:b/>
          <w:color w:val="000000" w:themeColor="text1"/>
        </w:rPr>
      </w:pPr>
      <w:bookmarkStart w:id="155" w:name="_Toc192884135"/>
      <w:r w:rsidRPr="0068600C">
        <w:rPr>
          <w:b/>
          <w:color w:val="000000" w:themeColor="text1"/>
        </w:rPr>
        <w:t>High Level Design</w:t>
      </w:r>
      <w:bookmarkEnd w:id="155"/>
    </w:p>
    <w:p w14:paraId="329EF8B4" w14:textId="77777777" w:rsidR="00DC6236" w:rsidRPr="00DC6236" w:rsidRDefault="00DC6236" w:rsidP="00DC6236">
      <w:pPr>
        <w:pStyle w:val="NoSpacing"/>
        <w:spacing w:line="360" w:lineRule="auto"/>
        <w:jc w:val="both"/>
        <w:rPr>
          <w:lang w:val="en-US"/>
        </w:rPr>
      </w:pPr>
      <w:r w:rsidRPr="00DC6236">
        <w:rPr>
          <w:lang w:val="en-US"/>
        </w:rPr>
        <w:t xml:space="preserve">The High-Level Design (HLD) of the </w:t>
      </w:r>
      <w:r w:rsidRPr="00DC6236">
        <w:rPr>
          <w:b/>
          <w:bCs/>
          <w:lang w:val="en-US"/>
        </w:rPr>
        <w:t>Intelligent Energy Scenario Analysis (IESA)</w:t>
      </w:r>
      <w:r w:rsidRPr="00DC6236">
        <w:rPr>
          <w:lang w:val="en-US"/>
        </w:rPr>
        <w:t xml:space="preserve"> system provides an architectural overview, defining the system's main components and their interactions. It focuses on the major modules and functionalities that ensure seamless energy scenario analysis and prediction.</w:t>
      </w:r>
    </w:p>
    <w:p w14:paraId="17B7D282" w14:textId="07D1FB1F" w:rsidR="00DC6236" w:rsidRPr="00222E90" w:rsidRDefault="00DC6236" w:rsidP="00222E90">
      <w:pPr>
        <w:pStyle w:val="ListParagraph"/>
        <w:numPr>
          <w:ilvl w:val="2"/>
          <w:numId w:val="8"/>
        </w:numPr>
        <w:spacing w:line="360" w:lineRule="auto"/>
        <w:jc w:val="both"/>
        <w:outlineLvl w:val="1"/>
        <w:rPr>
          <w:b/>
          <w:color w:val="000000" w:themeColor="text1"/>
        </w:rPr>
      </w:pPr>
      <w:bookmarkStart w:id="156" w:name="_Toc192884136"/>
      <w:r w:rsidRPr="00222E90">
        <w:rPr>
          <w:b/>
          <w:color w:val="000000" w:themeColor="text1"/>
        </w:rPr>
        <w:t>System Components</w:t>
      </w:r>
      <w:bookmarkEnd w:id="156"/>
    </w:p>
    <w:p w14:paraId="021372C9" w14:textId="77777777" w:rsidR="00DC6236" w:rsidRPr="00DC6236" w:rsidRDefault="00DC6236" w:rsidP="00DC6236">
      <w:pPr>
        <w:pStyle w:val="NoSpacing"/>
        <w:spacing w:line="360" w:lineRule="auto"/>
        <w:jc w:val="both"/>
        <w:rPr>
          <w:lang w:val="en-US"/>
        </w:rPr>
      </w:pPr>
      <w:r w:rsidRPr="00DC6236">
        <w:rPr>
          <w:lang w:val="en-US"/>
        </w:rPr>
        <w:t>The IESA system consists of the following core components:</w:t>
      </w:r>
    </w:p>
    <w:p w14:paraId="3F274D48" w14:textId="77777777" w:rsidR="00DC6236" w:rsidRPr="00DC6236" w:rsidRDefault="00DC6236" w:rsidP="00DC6236">
      <w:pPr>
        <w:pStyle w:val="NoSpacing"/>
        <w:numPr>
          <w:ilvl w:val="0"/>
          <w:numId w:val="24"/>
        </w:numPr>
        <w:spacing w:line="360" w:lineRule="auto"/>
        <w:jc w:val="both"/>
        <w:rPr>
          <w:lang w:val="en-US"/>
        </w:rPr>
      </w:pPr>
      <w:r w:rsidRPr="00DC6236">
        <w:rPr>
          <w:b/>
          <w:bCs/>
          <w:lang w:val="en-US"/>
        </w:rPr>
        <w:t>Front-end Interface:</w:t>
      </w:r>
      <w:r w:rsidRPr="00DC6236">
        <w:rPr>
          <w:lang w:val="en-US"/>
        </w:rPr>
        <w:t xml:space="preserve"> The interface is designed using </w:t>
      </w:r>
      <w:proofErr w:type="spellStart"/>
      <w:r w:rsidRPr="00DC6236">
        <w:rPr>
          <w:b/>
          <w:bCs/>
          <w:lang w:val="en-US"/>
        </w:rPr>
        <w:t>Streamlit</w:t>
      </w:r>
      <w:proofErr w:type="spellEnd"/>
      <w:r w:rsidRPr="00DC6236">
        <w:rPr>
          <w:lang w:val="en-US"/>
        </w:rPr>
        <w:t xml:space="preserve"> in Python, providing an interactive and user-friendly dashboard for energy planners, IT administrators, and data operators.</w:t>
      </w:r>
    </w:p>
    <w:p w14:paraId="61CC88D7" w14:textId="77777777" w:rsidR="00DC6236" w:rsidRPr="00DC6236" w:rsidRDefault="00DC6236" w:rsidP="00DC6236">
      <w:pPr>
        <w:pStyle w:val="NoSpacing"/>
        <w:numPr>
          <w:ilvl w:val="0"/>
          <w:numId w:val="24"/>
        </w:numPr>
        <w:spacing w:line="360" w:lineRule="auto"/>
        <w:jc w:val="both"/>
        <w:rPr>
          <w:lang w:val="en-US"/>
        </w:rPr>
      </w:pPr>
      <w:r w:rsidRPr="00DC6236">
        <w:rPr>
          <w:b/>
          <w:bCs/>
          <w:lang w:val="en-US"/>
        </w:rPr>
        <w:t>Energy Data Processing Module:</w:t>
      </w:r>
      <w:r w:rsidRPr="00DC6236">
        <w:rPr>
          <w:lang w:val="en-US"/>
        </w:rPr>
        <w:t xml:space="preserve"> This module handles data extraction, transformation, and loading (ETL) from various sources, including historical energy reports, imported datasets, and real-time energy consumption feeds.</w:t>
      </w:r>
    </w:p>
    <w:p w14:paraId="7EAA8E19" w14:textId="77777777" w:rsidR="00DC6236" w:rsidRPr="00DC6236" w:rsidRDefault="00DC6236" w:rsidP="00DC6236">
      <w:pPr>
        <w:pStyle w:val="NoSpacing"/>
        <w:numPr>
          <w:ilvl w:val="0"/>
          <w:numId w:val="24"/>
        </w:numPr>
        <w:spacing w:line="360" w:lineRule="auto"/>
        <w:jc w:val="both"/>
        <w:rPr>
          <w:lang w:val="en-US"/>
        </w:rPr>
      </w:pPr>
      <w:proofErr w:type="spellStart"/>
      <w:r w:rsidRPr="00DC6236">
        <w:rPr>
          <w:b/>
          <w:bCs/>
          <w:lang w:val="en-US"/>
        </w:rPr>
        <w:t>WisRule</w:t>
      </w:r>
      <w:proofErr w:type="spellEnd"/>
      <w:r w:rsidRPr="00DC6236">
        <w:rPr>
          <w:b/>
          <w:bCs/>
          <w:lang w:val="en-US"/>
        </w:rPr>
        <w:t xml:space="preserve"> Prediction Engine:</w:t>
      </w:r>
      <w:r w:rsidRPr="00DC6236">
        <w:rPr>
          <w:lang w:val="en-US"/>
        </w:rPr>
        <w:t xml:space="preserve"> The cognitive AI-based </w:t>
      </w:r>
      <w:proofErr w:type="spellStart"/>
      <w:r w:rsidRPr="00DC6236">
        <w:rPr>
          <w:b/>
          <w:bCs/>
          <w:lang w:val="en-US"/>
        </w:rPr>
        <w:t>WisRule</w:t>
      </w:r>
      <w:proofErr w:type="spellEnd"/>
      <w:r w:rsidRPr="00DC6236">
        <w:rPr>
          <w:lang w:val="en-US"/>
        </w:rPr>
        <w:t xml:space="preserve"> algorithm is used for energy scenario forecasting, generating predictions based on historical patterns and real-time inputs.</w:t>
      </w:r>
    </w:p>
    <w:p w14:paraId="701A47CB" w14:textId="77777777" w:rsidR="00DC6236" w:rsidRPr="00DC6236" w:rsidRDefault="00DC6236" w:rsidP="00DC6236">
      <w:pPr>
        <w:pStyle w:val="NoSpacing"/>
        <w:numPr>
          <w:ilvl w:val="0"/>
          <w:numId w:val="24"/>
        </w:numPr>
        <w:spacing w:line="360" w:lineRule="auto"/>
        <w:jc w:val="both"/>
        <w:rPr>
          <w:lang w:val="en-US"/>
        </w:rPr>
      </w:pPr>
      <w:r w:rsidRPr="00DC6236">
        <w:rPr>
          <w:b/>
          <w:bCs/>
          <w:lang w:val="en-US"/>
        </w:rPr>
        <w:t>Machine Learning Algorithms:</w:t>
      </w:r>
      <w:r w:rsidRPr="00DC6236">
        <w:rPr>
          <w:lang w:val="en-US"/>
        </w:rPr>
        <w:t xml:space="preserve"> The system incorporates </w:t>
      </w:r>
      <w:r w:rsidRPr="00DC6236">
        <w:rPr>
          <w:b/>
          <w:bCs/>
          <w:lang w:val="en-US"/>
        </w:rPr>
        <w:t>Linear Regression and K-Means Clustering</w:t>
      </w:r>
      <w:r w:rsidRPr="00DC6236">
        <w:rPr>
          <w:lang w:val="en-US"/>
        </w:rPr>
        <w:t xml:space="preserve"> for additional predictive insights and clustering energy consumption patterns.</w:t>
      </w:r>
    </w:p>
    <w:p w14:paraId="3B413A8C" w14:textId="77777777" w:rsidR="00DC6236" w:rsidRPr="00DC6236" w:rsidRDefault="00DC6236" w:rsidP="00DC6236">
      <w:pPr>
        <w:pStyle w:val="NoSpacing"/>
        <w:numPr>
          <w:ilvl w:val="0"/>
          <w:numId w:val="24"/>
        </w:numPr>
        <w:spacing w:line="360" w:lineRule="auto"/>
        <w:jc w:val="both"/>
        <w:rPr>
          <w:lang w:val="en-US"/>
        </w:rPr>
      </w:pPr>
      <w:r w:rsidRPr="00DC6236">
        <w:rPr>
          <w:b/>
          <w:bCs/>
          <w:lang w:val="en-US"/>
        </w:rPr>
        <w:t>Database Management System:</w:t>
      </w:r>
      <w:r w:rsidRPr="00DC6236">
        <w:rPr>
          <w:lang w:val="en-US"/>
        </w:rPr>
        <w:t xml:space="preserve"> The system stores all energy-related data, predictions, and scenarios in </w:t>
      </w:r>
      <w:r w:rsidRPr="00DC6236">
        <w:rPr>
          <w:b/>
          <w:bCs/>
          <w:lang w:val="en-US"/>
        </w:rPr>
        <w:t>Microsoft SQL Server</w:t>
      </w:r>
      <w:r w:rsidRPr="00DC6236">
        <w:rPr>
          <w:lang w:val="en-US"/>
        </w:rPr>
        <w:t>.</w:t>
      </w:r>
    </w:p>
    <w:p w14:paraId="506FD3D1" w14:textId="77777777" w:rsidR="00DC6236" w:rsidRPr="00DC6236" w:rsidRDefault="00DC6236" w:rsidP="00DC6236">
      <w:pPr>
        <w:pStyle w:val="NoSpacing"/>
        <w:numPr>
          <w:ilvl w:val="0"/>
          <w:numId w:val="24"/>
        </w:numPr>
        <w:spacing w:line="360" w:lineRule="auto"/>
        <w:jc w:val="both"/>
        <w:rPr>
          <w:lang w:val="en-US"/>
        </w:rPr>
      </w:pPr>
      <w:r w:rsidRPr="00DC6236">
        <w:rPr>
          <w:b/>
          <w:bCs/>
          <w:lang w:val="en-US"/>
        </w:rPr>
        <w:t>Scenario Analysis Module:</w:t>
      </w:r>
      <w:r w:rsidRPr="00DC6236">
        <w:rPr>
          <w:lang w:val="en-US"/>
        </w:rPr>
        <w:t xml:space="preserve"> This module enables users to define different variables, such as </w:t>
      </w:r>
      <w:r w:rsidRPr="00DC6236">
        <w:rPr>
          <w:b/>
          <w:bCs/>
          <w:lang w:val="en-US"/>
        </w:rPr>
        <w:t>production capacity, energy imports, and consumption trends</w:t>
      </w:r>
      <w:r w:rsidRPr="00DC6236">
        <w:rPr>
          <w:lang w:val="en-US"/>
        </w:rPr>
        <w:t>, to generate optimized energy strategies.</w:t>
      </w:r>
    </w:p>
    <w:p w14:paraId="6D1DD349" w14:textId="77777777" w:rsidR="00DC6236" w:rsidRPr="00DC6236" w:rsidRDefault="00DC6236" w:rsidP="00DC6236">
      <w:pPr>
        <w:pStyle w:val="NoSpacing"/>
        <w:numPr>
          <w:ilvl w:val="0"/>
          <w:numId w:val="24"/>
        </w:numPr>
        <w:spacing w:line="360" w:lineRule="auto"/>
        <w:jc w:val="both"/>
        <w:rPr>
          <w:lang w:val="en-US"/>
        </w:rPr>
      </w:pPr>
      <w:r w:rsidRPr="00DC6236">
        <w:rPr>
          <w:b/>
          <w:bCs/>
          <w:lang w:val="en-US"/>
        </w:rPr>
        <w:t>Reporting &amp; Visualization Module:</w:t>
      </w:r>
      <w:r w:rsidRPr="00DC6236">
        <w:rPr>
          <w:lang w:val="en-US"/>
        </w:rPr>
        <w:t xml:space="preserve"> The results from different scenarios are displayed in interactive charts and tables using </w:t>
      </w:r>
      <w:proofErr w:type="spellStart"/>
      <w:r w:rsidRPr="00DC6236">
        <w:rPr>
          <w:b/>
          <w:bCs/>
          <w:lang w:val="en-US"/>
        </w:rPr>
        <w:t>Streamlit</w:t>
      </w:r>
      <w:proofErr w:type="spellEnd"/>
      <w:r w:rsidRPr="00DC6236">
        <w:rPr>
          <w:lang w:val="en-US"/>
        </w:rPr>
        <w:t>, allowing stakeholders to make data-driven decisions.</w:t>
      </w:r>
    </w:p>
    <w:p w14:paraId="2C3F99F9" w14:textId="6A9E42F1" w:rsidR="00DC6236" w:rsidRPr="00DC6236" w:rsidRDefault="00DC6236" w:rsidP="00222E90">
      <w:pPr>
        <w:pStyle w:val="ListParagraph"/>
        <w:numPr>
          <w:ilvl w:val="2"/>
          <w:numId w:val="8"/>
        </w:numPr>
        <w:spacing w:line="360" w:lineRule="auto"/>
        <w:jc w:val="both"/>
        <w:outlineLvl w:val="1"/>
        <w:rPr>
          <w:b/>
          <w:bCs/>
          <w:lang w:val="en-US"/>
        </w:rPr>
      </w:pPr>
      <w:bookmarkStart w:id="157" w:name="_Toc192884137"/>
      <w:r w:rsidRPr="00DC6236">
        <w:rPr>
          <w:b/>
          <w:color w:val="000000" w:themeColor="text1"/>
        </w:rPr>
        <w:t>High</w:t>
      </w:r>
      <w:r w:rsidRPr="00DC6236">
        <w:rPr>
          <w:b/>
          <w:bCs/>
          <w:lang w:val="en-US"/>
        </w:rPr>
        <w:t>-Level System Workflow</w:t>
      </w:r>
      <w:bookmarkEnd w:id="157"/>
    </w:p>
    <w:p w14:paraId="1F02A214" w14:textId="77777777" w:rsidR="00DC6236" w:rsidRPr="00DC6236" w:rsidRDefault="00DC6236" w:rsidP="00DC6236">
      <w:pPr>
        <w:pStyle w:val="NoSpacing"/>
        <w:numPr>
          <w:ilvl w:val="0"/>
          <w:numId w:val="25"/>
        </w:numPr>
        <w:spacing w:line="360" w:lineRule="auto"/>
        <w:jc w:val="both"/>
        <w:rPr>
          <w:lang w:val="en-US"/>
        </w:rPr>
      </w:pPr>
      <w:r w:rsidRPr="00DC6236">
        <w:rPr>
          <w:b/>
          <w:bCs/>
          <w:lang w:val="en-US"/>
        </w:rPr>
        <w:t>User logs into the system</w:t>
      </w:r>
      <w:r w:rsidRPr="00DC6236">
        <w:rPr>
          <w:lang w:val="en-US"/>
        </w:rPr>
        <w:t xml:space="preserve"> via a secure authentication process.</w:t>
      </w:r>
    </w:p>
    <w:p w14:paraId="43108AB8" w14:textId="77777777" w:rsidR="00DC6236" w:rsidRPr="00DC6236" w:rsidRDefault="00DC6236" w:rsidP="00DC6236">
      <w:pPr>
        <w:pStyle w:val="NoSpacing"/>
        <w:numPr>
          <w:ilvl w:val="0"/>
          <w:numId w:val="25"/>
        </w:numPr>
        <w:spacing w:line="360" w:lineRule="auto"/>
        <w:jc w:val="both"/>
        <w:rPr>
          <w:lang w:val="en-US"/>
        </w:rPr>
      </w:pPr>
      <w:r w:rsidRPr="00DC6236">
        <w:rPr>
          <w:b/>
          <w:bCs/>
          <w:lang w:val="en-US"/>
        </w:rPr>
        <w:t>Historical energy data is retrieved</w:t>
      </w:r>
      <w:r w:rsidRPr="00DC6236">
        <w:rPr>
          <w:lang w:val="en-US"/>
        </w:rPr>
        <w:t xml:space="preserve"> from MS SQL Server.</w:t>
      </w:r>
    </w:p>
    <w:p w14:paraId="6CA68A2F" w14:textId="77777777" w:rsidR="00DC6236" w:rsidRPr="00DC6236" w:rsidRDefault="00DC6236" w:rsidP="00DC6236">
      <w:pPr>
        <w:pStyle w:val="NoSpacing"/>
        <w:numPr>
          <w:ilvl w:val="0"/>
          <w:numId w:val="25"/>
        </w:numPr>
        <w:spacing w:line="360" w:lineRule="auto"/>
        <w:jc w:val="both"/>
        <w:rPr>
          <w:lang w:val="en-US"/>
        </w:rPr>
      </w:pPr>
      <w:r w:rsidRPr="00DC6236">
        <w:rPr>
          <w:b/>
          <w:bCs/>
          <w:lang w:val="en-US"/>
        </w:rPr>
        <w:t>Users input different variables</w:t>
      </w:r>
      <w:r w:rsidRPr="00DC6236">
        <w:rPr>
          <w:lang w:val="en-US"/>
        </w:rPr>
        <w:t xml:space="preserve"> to simulate scenarios.</w:t>
      </w:r>
    </w:p>
    <w:p w14:paraId="4C102901" w14:textId="77777777" w:rsidR="00DC6236" w:rsidRPr="00DC6236" w:rsidRDefault="00DC6236" w:rsidP="00DC6236">
      <w:pPr>
        <w:pStyle w:val="NoSpacing"/>
        <w:numPr>
          <w:ilvl w:val="0"/>
          <w:numId w:val="25"/>
        </w:numPr>
        <w:spacing w:line="360" w:lineRule="auto"/>
        <w:jc w:val="both"/>
        <w:rPr>
          <w:lang w:val="en-US"/>
        </w:rPr>
      </w:pPr>
      <w:proofErr w:type="spellStart"/>
      <w:r w:rsidRPr="00DC6236">
        <w:rPr>
          <w:b/>
          <w:bCs/>
          <w:lang w:val="en-US"/>
        </w:rPr>
        <w:t>WisRule</w:t>
      </w:r>
      <w:proofErr w:type="spellEnd"/>
      <w:r w:rsidRPr="00DC6236">
        <w:rPr>
          <w:b/>
          <w:bCs/>
          <w:lang w:val="en-US"/>
        </w:rPr>
        <w:t xml:space="preserve"> and ML algorithms</w:t>
      </w:r>
      <w:r w:rsidRPr="00DC6236">
        <w:rPr>
          <w:lang w:val="en-US"/>
        </w:rPr>
        <w:t xml:space="preserve"> process the data for forecasting.</w:t>
      </w:r>
    </w:p>
    <w:p w14:paraId="2301F5FD" w14:textId="77777777" w:rsidR="00DC6236" w:rsidRPr="00DC6236" w:rsidRDefault="00DC6236" w:rsidP="00DC6236">
      <w:pPr>
        <w:pStyle w:val="NoSpacing"/>
        <w:numPr>
          <w:ilvl w:val="0"/>
          <w:numId w:val="25"/>
        </w:numPr>
        <w:spacing w:line="360" w:lineRule="auto"/>
        <w:jc w:val="both"/>
        <w:rPr>
          <w:lang w:val="en-US"/>
        </w:rPr>
      </w:pPr>
      <w:r w:rsidRPr="00DC6236">
        <w:rPr>
          <w:b/>
          <w:bCs/>
          <w:lang w:val="en-US"/>
        </w:rPr>
        <w:lastRenderedPageBreak/>
        <w:t>Results are displayed</w:t>
      </w:r>
      <w:r w:rsidRPr="00DC6236">
        <w:rPr>
          <w:lang w:val="en-US"/>
        </w:rPr>
        <w:t xml:space="preserve"> in dashboards and reports.</w:t>
      </w:r>
    </w:p>
    <w:p w14:paraId="1D46B099" w14:textId="77777777" w:rsidR="00DC6236" w:rsidRDefault="00DC6236" w:rsidP="00DC6236">
      <w:pPr>
        <w:pStyle w:val="NoSpacing"/>
        <w:numPr>
          <w:ilvl w:val="0"/>
          <w:numId w:val="25"/>
        </w:numPr>
        <w:spacing w:line="360" w:lineRule="auto"/>
        <w:jc w:val="both"/>
        <w:rPr>
          <w:lang w:val="en-US"/>
        </w:rPr>
      </w:pPr>
      <w:r w:rsidRPr="00DC6236">
        <w:rPr>
          <w:b/>
          <w:bCs/>
          <w:lang w:val="en-US"/>
        </w:rPr>
        <w:t>Users analyze and compare scenarios</w:t>
      </w:r>
      <w:r w:rsidRPr="00DC6236">
        <w:rPr>
          <w:lang w:val="en-US"/>
        </w:rPr>
        <w:t>, exporting reports if needed.</w:t>
      </w:r>
    </w:p>
    <w:p w14:paraId="0C778554" w14:textId="77777777" w:rsidR="00DB6FDD" w:rsidRPr="00DC6236" w:rsidRDefault="00DB6FDD" w:rsidP="00DB6FDD">
      <w:pPr>
        <w:pStyle w:val="NoSpacing"/>
        <w:spacing w:line="360" w:lineRule="auto"/>
        <w:jc w:val="both"/>
        <w:rPr>
          <w:lang w:val="en-US"/>
        </w:rPr>
      </w:pPr>
    </w:p>
    <w:p w14:paraId="3BF18E36" w14:textId="77777777" w:rsidR="00DC6236" w:rsidRPr="00DC6236" w:rsidRDefault="00DC6236" w:rsidP="00DC6236">
      <w:pPr>
        <w:pStyle w:val="NoSpacing"/>
        <w:spacing w:line="360" w:lineRule="auto"/>
        <w:jc w:val="both"/>
        <w:rPr>
          <w:lang w:val="en-US"/>
        </w:rPr>
      </w:pPr>
      <w:r w:rsidRPr="00DC6236">
        <w:rPr>
          <w:lang w:val="en-US"/>
        </w:rPr>
        <w:t>The table below provides a structured overview of the system's main components:</w:t>
      </w:r>
    </w:p>
    <w:tbl>
      <w:tblPr>
        <w:tblStyle w:val="PlainTable1"/>
        <w:tblW w:w="0" w:type="auto"/>
        <w:tblLook w:val="04A0" w:firstRow="1" w:lastRow="0" w:firstColumn="1" w:lastColumn="0" w:noHBand="0" w:noVBand="1"/>
      </w:tblPr>
      <w:tblGrid>
        <w:gridCol w:w="2657"/>
        <w:gridCol w:w="5640"/>
      </w:tblGrid>
      <w:tr w:rsidR="00DC6236" w:rsidRPr="00DC6236" w14:paraId="0141E131" w14:textId="77777777" w:rsidTr="00541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E98309" w14:textId="77777777" w:rsidR="00DC6236" w:rsidRPr="00DC6236" w:rsidRDefault="00DC6236" w:rsidP="0054164F">
            <w:pPr>
              <w:pStyle w:val="NoSpacing"/>
              <w:spacing w:line="360" w:lineRule="auto"/>
              <w:rPr>
                <w:lang w:val="en-US"/>
              </w:rPr>
            </w:pPr>
            <w:r w:rsidRPr="00DC6236">
              <w:rPr>
                <w:lang w:val="en-US"/>
              </w:rPr>
              <w:t>Component</w:t>
            </w:r>
          </w:p>
        </w:tc>
        <w:tc>
          <w:tcPr>
            <w:tcW w:w="0" w:type="auto"/>
            <w:hideMark/>
          </w:tcPr>
          <w:p w14:paraId="6554CCCE" w14:textId="77777777" w:rsidR="00DC6236" w:rsidRPr="00DC6236" w:rsidRDefault="00DC6236" w:rsidP="00DC6236">
            <w:pPr>
              <w:pStyle w:val="NoSpacing"/>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r w:rsidRPr="00DC6236">
              <w:rPr>
                <w:lang w:val="en-US"/>
              </w:rPr>
              <w:t>Description</w:t>
            </w:r>
          </w:p>
        </w:tc>
      </w:tr>
      <w:tr w:rsidR="00DC6236" w:rsidRPr="00DC6236" w14:paraId="57FCE84E" w14:textId="77777777" w:rsidTr="0054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68CCEC" w14:textId="77777777" w:rsidR="00DC6236" w:rsidRPr="00DC6236" w:rsidRDefault="00DC6236" w:rsidP="0054164F">
            <w:pPr>
              <w:pStyle w:val="NoSpacing"/>
              <w:spacing w:line="360" w:lineRule="auto"/>
              <w:rPr>
                <w:lang w:val="en-US"/>
              </w:rPr>
            </w:pPr>
            <w:r w:rsidRPr="00DC6236">
              <w:rPr>
                <w:lang w:val="en-US"/>
              </w:rPr>
              <w:t>Front-end Interface</w:t>
            </w:r>
          </w:p>
        </w:tc>
        <w:tc>
          <w:tcPr>
            <w:tcW w:w="0" w:type="auto"/>
            <w:hideMark/>
          </w:tcPr>
          <w:p w14:paraId="6A8A5572" w14:textId="77777777" w:rsidR="00DC6236" w:rsidRPr="00DC6236" w:rsidRDefault="00DC6236" w:rsidP="00DC6236">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C6236">
              <w:rPr>
                <w:lang w:val="en-US"/>
              </w:rPr>
              <w:t xml:space="preserve">User interaction through </w:t>
            </w:r>
            <w:proofErr w:type="spellStart"/>
            <w:r w:rsidRPr="00DC6236">
              <w:rPr>
                <w:lang w:val="en-US"/>
              </w:rPr>
              <w:t>Streamlit</w:t>
            </w:r>
            <w:proofErr w:type="spellEnd"/>
            <w:r w:rsidRPr="00DC6236">
              <w:rPr>
                <w:lang w:val="en-US"/>
              </w:rPr>
              <w:t xml:space="preserve"> dashboards</w:t>
            </w:r>
          </w:p>
        </w:tc>
      </w:tr>
      <w:tr w:rsidR="00DC6236" w:rsidRPr="00DC6236" w14:paraId="6513A5F5" w14:textId="77777777" w:rsidTr="0054164F">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68D5C6" w14:textId="77777777" w:rsidR="00DC6236" w:rsidRPr="00DC6236" w:rsidRDefault="00DC6236" w:rsidP="0054164F">
            <w:pPr>
              <w:pStyle w:val="NoSpacing"/>
              <w:spacing w:line="360" w:lineRule="auto"/>
              <w:rPr>
                <w:lang w:val="en-US"/>
              </w:rPr>
            </w:pPr>
            <w:r w:rsidRPr="00DC6236">
              <w:rPr>
                <w:lang w:val="en-US"/>
              </w:rPr>
              <w:t>Data Processing Module</w:t>
            </w:r>
          </w:p>
        </w:tc>
        <w:tc>
          <w:tcPr>
            <w:tcW w:w="0" w:type="auto"/>
            <w:hideMark/>
          </w:tcPr>
          <w:p w14:paraId="7CDDD3CF" w14:textId="77777777" w:rsidR="00DC6236" w:rsidRPr="00DC6236" w:rsidRDefault="00DC6236" w:rsidP="00DC6236">
            <w:pPr>
              <w:pStyle w:val="NoSpacing"/>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DC6236">
              <w:rPr>
                <w:lang w:val="en-US"/>
              </w:rPr>
              <w:t>Handles data extraction, cleaning, and transformation</w:t>
            </w:r>
          </w:p>
        </w:tc>
      </w:tr>
      <w:tr w:rsidR="00DC6236" w:rsidRPr="00DC6236" w14:paraId="6DC88A10" w14:textId="77777777" w:rsidTr="0054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D2884A" w14:textId="77777777" w:rsidR="00DC6236" w:rsidRPr="00DC6236" w:rsidRDefault="00DC6236" w:rsidP="0054164F">
            <w:pPr>
              <w:pStyle w:val="NoSpacing"/>
              <w:spacing w:line="360" w:lineRule="auto"/>
              <w:rPr>
                <w:lang w:val="en-US"/>
              </w:rPr>
            </w:pPr>
            <w:proofErr w:type="spellStart"/>
            <w:r w:rsidRPr="00DC6236">
              <w:rPr>
                <w:lang w:val="en-US"/>
              </w:rPr>
              <w:t>WisRule</w:t>
            </w:r>
            <w:proofErr w:type="spellEnd"/>
            <w:r w:rsidRPr="00DC6236">
              <w:rPr>
                <w:lang w:val="en-US"/>
              </w:rPr>
              <w:t xml:space="preserve"> Prediction Engine</w:t>
            </w:r>
          </w:p>
        </w:tc>
        <w:tc>
          <w:tcPr>
            <w:tcW w:w="0" w:type="auto"/>
            <w:hideMark/>
          </w:tcPr>
          <w:p w14:paraId="50C34205" w14:textId="77777777" w:rsidR="00DC6236" w:rsidRPr="00DC6236" w:rsidRDefault="00DC6236" w:rsidP="00DC6236">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C6236">
              <w:rPr>
                <w:lang w:val="en-US"/>
              </w:rPr>
              <w:t>AI-based prediction of energy scenarios</w:t>
            </w:r>
          </w:p>
        </w:tc>
      </w:tr>
      <w:tr w:rsidR="00DC6236" w:rsidRPr="00DC6236" w14:paraId="1BC903AC" w14:textId="77777777" w:rsidTr="0054164F">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657642" w14:textId="77777777" w:rsidR="00DC6236" w:rsidRPr="00DC6236" w:rsidRDefault="00DC6236" w:rsidP="0054164F">
            <w:pPr>
              <w:pStyle w:val="NoSpacing"/>
              <w:spacing w:line="360" w:lineRule="auto"/>
              <w:rPr>
                <w:lang w:val="en-US"/>
              </w:rPr>
            </w:pPr>
            <w:r w:rsidRPr="00DC6236">
              <w:rPr>
                <w:lang w:val="en-US"/>
              </w:rPr>
              <w:t>Machine Learning Algorithms</w:t>
            </w:r>
          </w:p>
        </w:tc>
        <w:tc>
          <w:tcPr>
            <w:tcW w:w="0" w:type="auto"/>
            <w:hideMark/>
          </w:tcPr>
          <w:p w14:paraId="6C7691EC" w14:textId="269B3108" w:rsidR="00DC6236" w:rsidRPr="00DC6236" w:rsidRDefault="00DC6236" w:rsidP="00DC6236">
            <w:pPr>
              <w:pStyle w:val="NoSpacing"/>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DC6236">
              <w:rPr>
                <w:lang w:val="en-US"/>
              </w:rPr>
              <w:t xml:space="preserve">Implements </w:t>
            </w:r>
            <w:r w:rsidR="0054164F">
              <w:rPr>
                <w:lang w:val="en-US"/>
              </w:rPr>
              <w:t>Polynomial</w:t>
            </w:r>
            <w:r w:rsidRPr="00DC6236">
              <w:rPr>
                <w:lang w:val="en-US"/>
              </w:rPr>
              <w:t xml:space="preserve"> Regression and K-Means Clustering for additional insights</w:t>
            </w:r>
          </w:p>
        </w:tc>
      </w:tr>
      <w:tr w:rsidR="00DC6236" w:rsidRPr="00DC6236" w14:paraId="52186266" w14:textId="77777777" w:rsidTr="0054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E978F" w14:textId="77777777" w:rsidR="00DC6236" w:rsidRPr="00DC6236" w:rsidRDefault="00DC6236" w:rsidP="0054164F">
            <w:pPr>
              <w:pStyle w:val="NoSpacing"/>
              <w:spacing w:line="360" w:lineRule="auto"/>
              <w:rPr>
                <w:lang w:val="en-US"/>
              </w:rPr>
            </w:pPr>
            <w:r w:rsidRPr="00DC6236">
              <w:rPr>
                <w:lang w:val="en-US"/>
              </w:rPr>
              <w:t>Database Management System</w:t>
            </w:r>
          </w:p>
        </w:tc>
        <w:tc>
          <w:tcPr>
            <w:tcW w:w="0" w:type="auto"/>
            <w:hideMark/>
          </w:tcPr>
          <w:p w14:paraId="2428F3A9" w14:textId="3942CC97" w:rsidR="00DC6236" w:rsidRPr="00DC6236" w:rsidRDefault="00DC6236" w:rsidP="00DC6236">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C6236">
              <w:rPr>
                <w:lang w:val="en-US"/>
              </w:rPr>
              <w:t xml:space="preserve">Stores and retrieves energy data from MS SQL </w:t>
            </w:r>
            <w:r w:rsidR="00DB6FDD">
              <w:rPr>
                <w:lang w:val="en-US"/>
              </w:rPr>
              <w:t>Workbench</w:t>
            </w:r>
          </w:p>
        </w:tc>
      </w:tr>
      <w:tr w:rsidR="00DC6236" w:rsidRPr="00DC6236" w14:paraId="17F7D084" w14:textId="77777777" w:rsidTr="0054164F">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83D240" w14:textId="77777777" w:rsidR="00DC6236" w:rsidRPr="00DC6236" w:rsidRDefault="00DC6236" w:rsidP="0054164F">
            <w:pPr>
              <w:pStyle w:val="NoSpacing"/>
              <w:spacing w:line="360" w:lineRule="auto"/>
              <w:rPr>
                <w:lang w:val="en-US"/>
              </w:rPr>
            </w:pPr>
            <w:r w:rsidRPr="00DC6236">
              <w:rPr>
                <w:lang w:val="en-US"/>
              </w:rPr>
              <w:t>Scenario Analysis Module</w:t>
            </w:r>
          </w:p>
        </w:tc>
        <w:tc>
          <w:tcPr>
            <w:tcW w:w="0" w:type="auto"/>
            <w:hideMark/>
          </w:tcPr>
          <w:p w14:paraId="3825AA02" w14:textId="77777777" w:rsidR="00DC6236" w:rsidRPr="00DC6236" w:rsidRDefault="00DC6236" w:rsidP="00DC6236">
            <w:pPr>
              <w:pStyle w:val="NoSpacing"/>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DC6236">
              <w:rPr>
                <w:lang w:val="en-US"/>
              </w:rPr>
              <w:t>Enables users to create and evaluate energy scenarios</w:t>
            </w:r>
          </w:p>
        </w:tc>
      </w:tr>
      <w:tr w:rsidR="00DC6236" w:rsidRPr="00DC6236" w14:paraId="54887D58" w14:textId="77777777" w:rsidTr="0054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071DDD" w14:textId="77777777" w:rsidR="00DC6236" w:rsidRPr="00DC6236" w:rsidRDefault="00DC6236" w:rsidP="0054164F">
            <w:pPr>
              <w:pStyle w:val="NoSpacing"/>
              <w:spacing w:line="360" w:lineRule="auto"/>
              <w:rPr>
                <w:lang w:val="en-US"/>
              </w:rPr>
            </w:pPr>
            <w:r w:rsidRPr="00DC6236">
              <w:rPr>
                <w:lang w:val="en-US"/>
              </w:rPr>
              <w:t>Reporting &amp; Visualization</w:t>
            </w:r>
          </w:p>
        </w:tc>
        <w:tc>
          <w:tcPr>
            <w:tcW w:w="0" w:type="auto"/>
            <w:hideMark/>
          </w:tcPr>
          <w:p w14:paraId="41116CD2" w14:textId="77777777" w:rsidR="00DC6236" w:rsidRPr="00DC6236" w:rsidRDefault="00DC6236" w:rsidP="00DC6236">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C6236">
              <w:rPr>
                <w:lang w:val="en-US"/>
              </w:rPr>
              <w:t xml:space="preserve">Displays insights through </w:t>
            </w:r>
            <w:proofErr w:type="spellStart"/>
            <w:r w:rsidRPr="00DC6236">
              <w:rPr>
                <w:lang w:val="en-US"/>
              </w:rPr>
              <w:t>Streamlit</w:t>
            </w:r>
            <w:proofErr w:type="spellEnd"/>
            <w:r w:rsidRPr="00DC6236">
              <w:rPr>
                <w:lang w:val="en-US"/>
              </w:rPr>
              <w:t xml:space="preserve"> dashboards</w:t>
            </w:r>
          </w:p>
        </w:tc>
      </w:tr>
    </w:tbl>
    <w:p w14:paraId="133D76A2" w14:textId="039E614B" w:rsidR="00DC6236" w:rsidRPr="00DC6236" w:rsidRDefault="00DC6236" w:rsidP="00DC6236">
      <w:pPr>
        <w:pStyle w:val="NoSpacing"/>
        <w:spacing w:line="360" w:lineRule="auto"/>
        <w:jc w:val="both"/>
        <w:rPr>
          <w:lang w:val="en-US"/>
        </w:rPr>
      </w:pPr>
    </w:p>
    <w:p w14:paraId="1CC81718" w14:textId="2C5317CD" w:rsidR="00E15464" w:rsidRPr="00AA6851" w:rsidRDefault="00E15464" w:rsidP="00DC6236">
      <w:pPr>
        <w:pStyle w:val="NoSpacing"/>
        <w:spacing w:line="360" w:lineRule="auto"/>
        <w:jc w:val="both"/>
      </w:pPr>
    </w:p>
    <w:p w14:paraId="432ABE89" w14:textId="77777777" w:rsidR="00E15464" w:rsidRDefault="00E15464" w:rsidP="00F4186E">
      <w:pPr>
        <w:pStyle w:val="ListParagraph"/>
        <w:numPr>
          <w:ilvl w:val="1"/>
          <w:numId w:val="8"/>
        </w:numPr>
        <w:spacing w:line="360" w:lineRule="auto"/>
        <w:jc w:val="both"/>
        <w:outlineLvl w:val="1"/>
        <w:rPr>
          <w:b/>
          <w:color w:val="000000" w:themeColor="text1"/>
        </w:rPr>
      </w:pPr>
      <w:bookmarkStart w:id="158" w:name="_Toc192884138"/>
      <w:r w:rsidRPr="0068600C">
        <w:rPr>
          <w:b/>
          <w:color w:val="000000" w:themeColor="text1"/>
        </w:rPr>
        <w:t>Data design</w:t>
      </w:r>
      <w:bookmarkEnd w:id="158"/>
    </w:p>
    <w:p w14:paraId="4F04970C" w14:textId="77777777" w:rsidR="00222E90" w:rsidRPr="00222E90" w:rsidRDefault="00222E90" w:rsidP="00222E90">
      <w:pPr>
        <w:pStyle w:val="NoSpacing"/>
        <w:spacing w:line="360" w:lineRule="auto"/>
        <w:jc w:val="both"/>
        <w:rPr>
          <w:lang w:val="en-US"/>
        </w:rPr>
      </w:pPr>
      <w:r w:rsidRPr="00222E90">
        <w:rPr>
          <w:lang w:val="en-US"/>
        </w:rPr>
        <w:t xml:space="preserve">The </w:t>
      </w:r>
      <w:r w:rsidRPr="00222E90">
        <w:rPr>
          <w:b/>
          <w:bCs/>
          <w:lang w:val="en-US"/>
        </w:rPr>
        <w:t>Intelligent Energy Scenario Analysis (IESA)</w:t>
      </w:r>
      <w:r w:rsidRPr="00222E90">
        <w:rPr>
          <w:lang w:val="en-US"/>
        </w:rPr>
        <w:t xml:space="preserve"> system is built upon a well-structured database design to handle extensive energy-related datasets efficiently. The database schema is designed to ensure seamless data retrieval, storage, and analysis using </w:t>
      </w:r>
      <w:r w:rsidRPr="00222E90">
        <w:rPr>
          <w:b/>
          <w:bCs/>
          <w:lang w:val="en-US"/>
        </w:rPr>
        <w:t>SQL Workbench</w:t>
      </w:r>
      <w:r w:rsidRPr="00222E90">
        <w:rPr>
          <w:lang w:val="en-US"/>
        </w:rPr>
        <w:t xml:space="preserve"> and </w:t>
      </w:r>
      <w:proofErr w:type="spellStart"/>
      <w:r w:rsidRPr="00222E90">
        <w:rPr>
          <w:b/>
          <w:bCs/>
          <w:lang w:val="en-US"/>
        </w:rPr>
        <w:t>Streamlit</w:t>
      </w:r>
      <w:proofErr w:type="spellEnd"/>
      <w:r w:rsidRPr="00222E90">
        <w:rPr>
          <w:lang w:val="en-US"/>
        </w:rPr>
        <w:t xml:space="preserve"> for visualization.</w:t>
      </w:r>
    </w:p>
    <w:p w14:paraId="7E238B03" w14:textId="42BC8D46" w:rsidR="00222E90" w:rsidRPr="00222E90" w:rsidRDefault="00222E90" w:rsidP="00222E90">
      <w:pPr>
        <w:spacing w:line="360" w:lineRule="auto"/>
        <w:jc w:val="both"/>
        <w:outlineLvl w:val="1"/>
        <w:rPr>
          <w:b/>
          <w:color w:val="000000" w:themeColor="text1"/>
        </w:rPr>
      </w:pPr>
      <w:bookmarkStart w:id="159" w:name="_Toc192884139"/>
      <w:r>
        <w:rPr>
          <w:b/>
          <w:color w:val="000000" w:themeColor="text1"/>
        </w:rPr>
        <w:t>4.5.1</w:t>
      </w:r>
      <w:r w:rsidRPr="00222E90">
        <w:rPr>
          <w:b/>
          <w:color w:val="000000" w:themeColor="text1"/>
        </w:rPr>
        <w:t xml:space="preserve"> Database Schema Overview</w:t>
      </w:r>
      <w:bookmarkEnd w:id="159"/>
    </w:p>
    <w:p w14:paraId="3498E242" w14:textId="77777777" w:rsidR="00222E90" w:rsidRPr="00222E90" w:rsidRDefault="00222E90" w:rsidP="00222E90">
      <w:pPr>
        <w:pStyle w:val="NoSpacing"/>
        <w:spacing w:line="360" w:lineRule="auto"/>
        <w:jc w:val="both"/>
        <w:rPr>
          <w:lang w:val="en-US"/>
        </w:rPr>
      </w:pPr>
      <w:r w:rsidRPr="00222E90">
        <w:rPr>
          <w:lang w:val="en-US"/>
        </w:rPr>
        <w:t xml:space="preserve">The </w:t>
      </w:r>
      <w:r w:rsidRPr="00222E90">
        <w:rPr>
          <w:b/>
          <w:bCs/>
          <w:lang w:val="en-US"/>
        </w:rPr>
        <w:t>Entity-Relationship Diagram (ERD)</w:t>
      </w:r>
      <w:r w:rsidRPr="00222E90">
        <w:rPr>
          <w:lang w:val="en-US"/>
        </w:rPr>
        <w:t xml:space="preserve"> for IESA defines multiple entities and their relationships, ensuring a robust data structure. The following table outlines the primary entities and their functions:</w:t>
      </w:r>
    </w:p>
    <w:tbl>
      <w:tblPr>
        <w:tblStyle w:val="PlainTable1"/>
        <w:tblW w:w="0" w:type="auto"/>
        <w:tblLook w:val="04A0" w:firstRow="1" w:lastRow="0" w:firstColumn="1" w:lastColumn="0" w:noHBand="0" w:noVBand="1"/>
      </w:tblPr>
      <w:tblGrid>
        <w:gridCol w:w="2471"/>
        <w:gridCol w:w="2992"/>
        <w:gridCol w:w="2834"/>
      </w:tblGrid>
      <w:tr w:rsidR="00222E90" w:rsidRPr="00222E90" w14:paraId="0A66922B" w14:textId="77777777" w:rsidTr="00222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2CD4AB" w14:textId="77777777" w:rsidR="00222E90" w:rsidRPr="00222E90" w:rsidRDefault="00222E90" w:rsidP="00222E90">
            <w:pPr>
              <w:pStyle w:val="NoSpacing"/>
              <w:spacing w:line="360" w:lineRule="auto"/>
              <w:jc w:val="center"/>
              <w:rPr>
                <w:lang w:val="en-US"/>
              </w:rPr>
            </w:pPr>
            <w:r w:rsidRPr="00222E90">
              <w:rPr>
                <w:lang w:val="en-US"/>
              </w:rPr>
              <w:t>Entity Name</w:t>
            </w:r>
          </w:p>
        </w:tc>
        <w:tc>
          <w:tcPr>
            <w:tcW w:w="0" w:type="auto"/>
            <w:vAlign w:val="center"/>
            <w:hideMark/>
          </w:tcPr>
          <w:p w14:paraId="1AE78408" w14:textId="77777777" w:rsidR="00222E90" w:rsidRPr="00222E90" w:rsidRDefault="00222E90" w:rsidP="00222E9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222E90">
              <w:rPr>
                <w:lang w:val="en-US"/>
              </w:rPr>
              <w:t>Description</w:t>
            </w:r>
          </w:p>
        </w:tc>
        <w:tc>
          <w:tcPr>
            <w:tcW w:w="0" w:type="auto"/>
            <w:vAlign w:val="center"/>
            <w:hideMark/>
          </w:tcPr>
          <w:p w14:paraId="3EC0ED90" w14:textId="77777777" w:rsidR="00222E90" w:rsidRPr="00222E90" w:rsidRDefault="00222E90" w:rsidP="00222E9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222E90">
              <w:rPr>
                <w:lang w:val="en-US"/>
              </w:rPr>
              <w:t>Key Attributes</w:t>
            </w:r>
          </w:p>
        </w:tc>
      </w:tr>
      <w:tr w:rsidR="00222E90" w:rsidRPr="00222E90" w14:paraId="4D2501C8" w14:textId="77777777" w:rsidTr="0022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0241D5" w14:textId="77777777" w:rsidR="00222E90" w:rsidRPr="00222E90" w:rsidRDefault="00222E90" w:rsidP="00222E90">
            <w:pPr>
              <w:pStyle w:val="NoSpacing"/>
              <w:spacing w:line="360" w:lineRule="auto"/>
              <w:jc w:val="center"/>
              <w:rPr>
                <w:lang w:val="en-US"/>
              </w:rPr>
            </w:pPr>
            <w:r w:rsidRPr="00222E90">
              <w:rPr>
                <w:lang w:val="en-US"/>
              </w:rPr>
              <w:t>Primary Energy Supplies</w:t>
            </w:r>
          </w:p>
        </w:tc>
        <w:tc>
          <w:tcPr>
            <w:tcW w:w="0" w:type="auto"/>
            <w:vAlign w:val="center"/>
            <w:hideMark/>
          </w:tcPr>
          <w:p w14:paraId="1DA4436D"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Stores details of energy supplies from different sources.</w:t>
            </w:r>
          </w:p>
        </w:tc>
        <w:tc>
          <w:tcPr>
            <w:tcW w:w="0" w:type="auto"/>
            <w:vAlign w:val="center"/>
            <w:hideMark/>
          </w:tcPr>
          <w:p w14:paraId="41BB652B"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Source Type, Imports, Percent Contribution, Year</w:t>
            </w:r>
          </w:p>
        </w:tc>
      </w:tr>
      <w:tr w:rsidR="00222E90" w:rsidRPr="00222E90" w14:paraId="2D75A04F" w14:textId="77777777" w:rsidTr="00222E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C2235C" w14:textId="77777777" w:rsidR="00222E90" w:rsidRPr="00222E90" w:rsidRDefault="00222E90" w:rsidP="00222E90">
            <w:pPr>
              <w:pStyle w:val="NoSpacing"/>
              <w:spacing w:line="360" w:lineRule="auto"/>
              <w:jc w:val="center"/>
              <w:rPr>
                <w:lang w:val="en-US"/>
              </w:rPr>
            </w:pPr>
            <w:r w:rsidRPr="00222E90">
              <w:rPr>
                <w:lang w:val="en-US"/>
              </w:rPr>
              <w:lastRenderedPageBreak/>
              <w:t>Energy Supply &amp; Consumption</w:t>
            </w:r>
          </w:p>
        </w:tc>
        <w:tc>
          <w:tcPr>
            <w:tcW w:w="0" w:type="auto"/>
            <w:vAlign w:val="center"/>
            <w:hideMark/>
          </w:tcPr>
          <w:p w14:paraId="75D341C2"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Records total energy supply, consumption, savings, and losses.</w:t>
            </w:r>
          </w:p>
        </w:tc>
        <w:tc>
          <w:tcPr>
            <w:tcW w:w="0" w:type="auto"/>
            <w:vAlign w:val="center"/>
            <w:hideMark/>
          </w:tcPr>
          <w:p w14:paraId="448E984D"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Year, Supply (MTOE), Losses (MTOE), Savings (%)</w:t>
            </w:r>
          </w:p>
        </w:tc>
      </w:tr>
      <w:tr w:rsidR="00222E90" w:rsidRPr="00222E90" w14:paraId="7EBBADA6" w14:textId="77777777" w:rsidTr="0022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93C47A" w14:textId="77777777" w:rsidR="00222E90" w:rsidRPr="00222E90" w:rsidRDefault="00222E90" w:rsidP="00222E90">
            <w:pPr>
              <w:pStyle w:val="NoSpacing"/>
              <w:spacing w:line="360" w:lineRule="auto"/>
              <w:jc w:val="center"/>
              <w:rPr>
                <w:lang w:val="en-US"/>
              </w:rPr>
            </w:pPr>
            <w:r w:rsidRPr="00222E90">
              <w:rPr>
                <w:lang w:val="en-US"/>
              </w:rPr>
              <w:t>Natural Gas Production &amp; Consumption</w:t>
            </w:r>
          </w:p>
        </w:tc>
        <w:tc>
          <w:tcPr>
            <w:tcW w:w="0" w:type="auto"/>
            <w:vAlign w:val="center"/>
            <w:hideMark/>
          </w:tcPr>
          <w:p w14:paraId="03E544A1"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Tracks gas consumption, production, and imports.</w:t>
            </w:r>
          </w:p>
        </w:tc>
        <w:tc>
          <w:tcPr>
            <w:tcW w:w="0" w:type="auto"/>
            <w:vAlign w:val="center"/>
            <w:hideMark/>
          </w:tcPr>
          <w:p w14:paraId="0D8692D5"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Installed Capacity, Consumption (BCM), Imports</w:t>
            </w:r>
          </w:p>
        </w:tc>
      </w:tr>
      <w:tr w:rsidR="00222E90" w:rsidRPr="00222E90" w14:paraId="2E1BFD5A" w14:textId="77777777" w:rsidTr="00222E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01A2F5" w14:textId="77777777" w:rsidR="00222E90" w:rsidRPr="00222E90" w:rsidRDefault="00222E90" w:rsidP="00222E90">
            <w:pPr>
              <w:pStyle w:val="NoSpacing"/>
              <w:spacing w:line="360" w:lineRule="auto"/>
              <w:jc w:val="center"/>
              <w:rPr>
                <w:lang w:val="en-US"/>
              </w:rPr>
            </w:pPr>
            <w:r w:rsidRPr="00222E90">
              <w:rPr>
                <w:lang w:val="en-US"/>
              </w:rPr>
              <w:t>Electricity Consumption by Sector</w:t>
            </w:r>
          </w:p>
        </w:tc>
        <w:tc>
          <w:tcPr>
            <w:tcW w:w="0" w:type="auto"/>
            <w:vAlign w:val="center"/>
            <w:hideMark/>
          </w:tcPr>
          <w:p w14:paraId="36D548FA"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Contains electricity consumption data across various sectors.</w:t>
            </w:r>
          </w:p>
        </w:tc>
        <w:tc>
          <w:tcPr>
            <w:tcW w:w="0" w:type="auto"/>
            <w:vAlign w:val="center"/>
            <w:hideMark/>
          </w:tcPr>
          <w:p w14:paraId="2F5D6C99"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Year, Industrial, Domestic, Commercial, Government</w:t>
            </w:r>
          </w:p>
        </w:tc>
      </w:tr>
      <w:tr w:rsidR="00222E90" w:rsidRPr="00222E90" w14:paraId="352F7FFC" w14:textId="77777777" w:rsidTr="0022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D34263" w14:textId="77777777" w:rsidR="00222E90" w:rsidRPr="00222E90" w:rsidRDefault="00222E90" w:rsidP="00222E90">
            <w:pPr>
              <w:pStyle w:val="NoSpacing"/>
              <w:spacing w:line="360" w:lineRule="auto"/>
              <w:jc w:val="center"/>
              <w:rPr>
                <w:lang w:val="en-US"/>
              </w:rPr>
            </w:pPr>
            <w:r w:rsidRPr="00222E90">
              <w:rPr>
                <w:lang w:val="en-US"/>
              </w:rPr>
              <w:t>Annual Electricity Data</w:t>
            </w:r>
          </w:p>
        </w:tc>
        <w:tc>
          <w:tcPr>
            <w:tcW w:w="0" w:type="auto"/>
            <w:vAlign w:val="center"/>
            <w:hideMark/>
          </w:tcPr>
          <w:p w14:paraId="7DA67786"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Stores yearly electricity generation, consumption, and imports.</w:t>
            </w:r>
          </w:p>
        </w:tc>
        <w:tc>
          <w:tcPr>
            <w:tcW w:w="0" w:type="auto"/>
            <w:vAlign w:val="center"/>
            <w:hideMark/>
          </w:tcPr>
          <w:p w14:paraId="76444C49"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Installed Capacity (MW), Consumption (GWh), Imports</w:t>
            </w:r>
          </w:p>
        </w:tc>
      </w:tr>
      <w:tr w:rsidR="00222E90" w:rsidRPr="00222E90" w14:paraId="15E1EC36" w14:textId="77777777" w:rsidTr="00222E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4DBCF0" w14:textId="77777777" w:rsidR="00222E90" w:rsidRPr="00222E90" w:rsidRDefault="00222E90" w:rsidP="00222E90">
            <w:pPr>
              <w:pStyle w:val="NoSpacing"/>
              <w:spacing w:line="360" w:lineRule="auto"/>
              <w:jc w:val="center"/>
              <w:rPr>
                <w:lang w:val="en-US"/>
              </w:rPr>
            </w:pPr>
            <w:r w:rsidRPr="00222E90">
              <w:rPr>
                <w:lang w:val="en-US"/>
              </w:rPr>
              <w:t>Province-Wise Electricity Consumption</w:t>
            </w:r>
          </w:p>
        </w:tc>
        <w:tc>
          <w:tcPr>
            <w:tcW w:w="0" w:type="auto"/>
            <w:vAlign w:val="center"/>
            <w:hideMark/>
          </w:tcPr>
          <w:p w14:paraId="13562D97"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Tracks electricity usage by province and sector-wise losses.</w:t>
            </w:r>
          </w:p>
        </w:tc>
        <w:tc>
          <w:tcPr>
            <w:tcW w:w="0" w:type="auto"/>
            <w:vAlign w:val="center"/>
            <w:hideMark/>
          </w:tcPr>
          <w:p w14:paraId="6C1FAAA2"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Province, Year, Total Consumption, Losses (%)</w:t>
            </w:r>
          </w:p>
        </w:tc>
      </w:tr>
      <w:tr w:rsidR="00222E90" w:rsidRPr="00222E90" w14:paraId="76F71077" w14:textId="77777777" w:rsidTr="0022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2F81B3" w14:textId="77777777" w:rsidR="00222E90" w:rsidRPr="00222E90" w:rsidRDefault="00222E90" w:rsidP="00222E90">
            <w:pPr>
              <w:pStyle w:val="NoSpacing"/>
              <w:spacing w:line="360" w:lineRule="auto"/>
              <w:jc w:val="center"/>
              <w:rPr>
                <w:lang w:val="en-US"/>
              </w:rPr>
            </w:pPr>
            <w:r w:rsidRPr="00222E90">
              <w:rPr>
                <w:lang w:val="en-US"/>
              </w:rPr>
              <w:t>Sector-Wise Energy Consumption</w:t>
            </w:r>
          </w:p>
        </w:tc>
        <w:tc>
          <w:tcPr>
            <w:tcW w:w="0" w:type="auto"/>
            <w:vAlign w:val="center"/>
            <w:hideMark/>
          </w:tcPr>
          <w:p w14:paraId="148F7EB4"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Monitors fuel usage across industrial sectors.</w:t>
            </w:r>
          </w:p>
        </w:tc>
        <w:tc>
          <w:tcPr>
            <w:tcW w:w="0" w:type="auto"/>
            <w:vAlign w:val="center"/>
            <w:hideMark/>
          </w:tcPr>
          <w:p w14:paraId="5FFC8E97"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Sector, Fuel Type, Annual Usage, Growth Rate (%)</w:t>
            </w:r>
          </w:p>
        </w:tc>
      </w:tr>
    </w:tbl>
    <w:p w14:paraId="7F3FAEB8" w14:textId="77777777" w:rsidR="00222E90" w:rsidRPr="00222E90" w:rsidRDefault="00222E90" w:rsidP="00222E90">
      <w:pPr>
        <w:spacing w:line="360" w:lineRule="auto"/>
        <w:jc w:val="both"/>
        <w:outlineLvl w:val="1"/>
        <w:rPr>
          <w:b/>
          <w:color w:val="000000" w:themeColor="text1"/>
        </w:rPr>
      </w:pPr>
      <w:bookmarkStart w:id="160" w:name="_Toc192884140"/>
      <w:r w:rsidRPr="00222E90">
        <w:rPr>
          <w:b/>
          <w:color w:val="000000" w:themeColor="text1"/>
        </w:rPr>
        <w:t>4.5.2 Data Flow and Storage</w:t>
      </w:r>
      <w:bookmarkEnd w:id="160"/>
    </w:p>
    <w:p w14:paraId="491ED509" w14:textId="77777777" w:rsidR="00222E90" w:rsidRPr="00222E90" w:rsidRDefault="00222E90" w:rsidP="00222E90">
      <w:pPr>
        <w:pStyle w:val="NoSpacing"/>
        <w:spacing w:line="360" w:lineRule="auto"/>
        <w:jc w:val="both"/>
        <w:rPr>
          <w:lang w:val="en-US"/>
        </w:rPr>
      </w:pPr>
      <w:r w:rsidRPr="00222E90">
        <w:rPr>
          <w:lang w:val="en-US"/>
        </w:rPr>
        <w:t xml:space="preserve">The database is structured for optimized energy data processing, supporting </w:t>
      </w:r>
      <w:r w:rsidRPr="00222E90">
        <w:rPr>
          <w:b/>
          <w:bCs/>
          <w:lang w:val="en-US"/>
        </w:rPr>
        <w:t>scenario-based forecasting and trend analysis</w:t>
      </w:r>
      <w:r w:rsidRPr="00222E90">
        <w:rPr>
          <w:lang w:val="en-US"/>
        </w:rPr>
        <w:t>. The data flow process is outlined below:</w:t>
      </w:r>
    </w:p>
    <w:p w14:paraId="3EDF8E6A" w14:textId="77777777" w:rsidR="00222E90" w:rsidRPr="00222E90" w:rsidRDefault="00222E90" w:rsidP="00222E90">
      <w:pPr>
        <w:pStyle w:val="NoSpacing"/>
        <w:numPr>
          <w:ilvl w:val="0"/>
          <w:numId w:val="26"/>
        </w:numPr>
        <w:spacing w:line="360" w:lineRule="auto"/>
        <w:jc w:val="both"/>
        <w:rPr>
          <w:lang w:val="en-US"/>
        </w:rPr>
      </w:pPr>
      <w:r w:rsidRPr="00222E90">
        <w:rPr>
          <w:b/>
          <w:bCs/>
          <w:lang w:val="en-US"/>
        </w:rPr>
        <w:t>Data Collection</w:t>
      </w:r>
    </w:p>
    <w:p w14:paraId="216751AD" w14:textId="77777777" w:rsidR="00222E90" w:rsidRPr="00222E90" w:rsidRDefault="00222E90" w:rsidP="00222E90">
      <w:pPr>
        <w:pStyle w:val="NoSpacing"/>
        <w:numPr>
          <w:ilvl w:val="1"/>
          <w:numId w:val="26"/>
        </w:numPr>
        <w:spacing w:line="360" w:lineRule="auto"/>
        <w:jc w:val="both"/>
        <w:rPr>
          <w:lang w:val="en-US"/>
        </w:rPr>
      </w:pPr>
      <w:r w:rsidRPr="00222E90">
        <w:rPr>
          <w:lang w:val="en-US"/>
        </w:rPr>
        <w:t>Energy data is acquired from government sources, power utilities, and industry reports.</w:t>
      </w:r>
    </w:p>
    <w:p w14:paraId="13B5132C" w14:textId="77777777" w:rsidR="00222E90" w:rsidRPr="00222E90" w:rsidRDefault="00222E90" w:rsidP="00222E90">
      <w:pPr>
        <w:pStyle w:val="NoSpacing"/>
        <w:numPr>
          <w:ilvl w:val="1"/>
          <w:numId w:val="26"/>
        </w:numPr>
        <w:spacing w:line="360" w:lineRule="auto"/>
        <w:jc w:val="both"/>
        <w:rPr>
          <w:lang w:val="en-US"/>
        </w:rPr>
      </w:pPr>
      <w:r w:rsidRPr="00222E90">
        <w:rPr>
          <w:lang w:val="en-US"/>
        </w:rPr>
        <w:t xml:space="preserve">The data includes </w:t>
      </w:r>
      <w:r w:rsidRPr="00222E90">
        <w:rPr>
          <w:b/>
          <w:bCs/>
          <w:lang w:val="en-US"/>
        </w:rPr>
        <w:t>fuel consumption, electricity production, and energy savings.</w:t>
      </w:r>
    </w:p>
    <w:p w14:paraId="24AD30BD" w14:textId="77777777" w:rsidR="00222E90" w:rsidRPr="00222E90" w:rsidRDefault="00222E90" w:rsidP="00222E90">
      <w:pPr>
        <w:pStyle w:val="NoSpacing"/>
        <w:numPr>
          <w:ilvl w:val="0"/>
          <w:numId w:val="26"/>
        </w:numPr>
        <w:spacing w:line="360" w:lineRule="auto"/>
        <w:jc w:val="both"/>
        <w:rPr>
          <w:lang w:val="en-US"/>
        </w:rPr>
      </w:pPr>
      <w:r w:rsidRPr="00222E90">
        <w:rPr>
          <w:b/>
          <w:bCs/>
          <w:lang w:val="en-US"/>
        </w:rPr>
        <w:t>Storage &amp; Management</w:t>
      </w:r>
    </w:p>
    <w:p w14:paraId="23338D84" w14:textId="77777777" w:rsidR="00222E90" w:rsidRPr="00222E90" w:rsidRDefault="00222E90" w:rsidP="00222E90">
      <w:pPr>
        <w:pStyle w:val="NoSpacing"/>
        <w:numPr>
          <w:ilvl w:val="1"/>
          <w:numId w:val="26"/>
        </w:numPr>
        <w:spacing w:line="360" w:lineRule="auto"/>
        <w:jc w:val="both"/>
        <w:rPr>
          <w:lang w:val="en-US"/>
        </w:rPr>
      </w:pPr>
      <w:r w:rsidRPr="00222E90">
        <w:rPr>
          <w:lang w:val="en-US"/>
        </w:rPr>
        <w:t xml:space="preserve">The collected data is stored in a </w:t>
      </w:r>
      <w:r w:rsidRPr="00222E90">
        <w:rPr>
          <w:b/>
          <w:bCs/>
          <w:lang w:val="en-US"/>
        </w:rPr>
        <w:t>relational database</w:t>
      </w:r>
      <w:r w:rsidRPr="00222E90">
        <w:rPr>
          <w:lang w:val="en-US"/>
        </w:rPr>
        <w:t xml:space="preserve"> managed via </w:t>
      </w:r>
      <w:r w:rsidRPr="00222E90">
        <w:rPr>
          <w:b/>
          <w:bCs/>
          <w:lang w:val="en-US"/>
        </w:rPr>
        <w:t>SQL Workbench</w:t>
      </w:r>
      <w:r w:rsidRPr="00222E90">
        <w:rPr>
          <w:lang w:val="en-US"/>
        </w:rPr>
        <w:t>.</w:t>
      </w:r>
    </w:p>
    <w:p w14:paraId="0BC8C60A" w14:textId="77777777" w:rsidR="00222E90" w:rsidRPr="00222E90" w:rsidRDefault="00222E90" w:rsidP="00222E90">
      <w:pPr>
        <w:pStyle w:val="NoSpacing"/>
        <w:numPr>
          <w:ilvl w:val="1"/>
          <w:numId w:val="26"/>
        </w:numPr>
        <w:spacing w:line="360" w:lineRule="auto"/>
        <w:jc w:val="both"/>
        <w:rPr>
          <w:lang w:val="en-US"/>
        </w:rPr>
      </w:pPr>
      <w:r w:rsidRPr="00222E90">
        <w:rPr>
          <w:lang w:val="en-US"/>
        </w:rPr>
        <w:t>Efficient indexing and normalization techniques are applied to optimize query performance.</w:t>
      </w:r>
    </w:p>
    <w:p w14:paraId="3062333E" w14:textId="77777777" w:rsidR="00222E90" w:rsidRPr="00222E90" w:rsidRDefault="00222E90" w:rsidP="00222E90">
      <w:pPr>
        <w:pStyle w:val="NoSpacing"/>
        <w:numPr>
          <w:ilvl w:val="0"/>
          <w:numId w:val="26"/>
        </w:numPr>
        <w:spacing w:line="360" w:lineRule="auto"/>
        <w:jc w:val="both"/>
        <w:rPr>
          <w:lang w:val="en-US"/>
        </w:rPr>
      </w:pPr>
      <w:r w:rsidRPr="00222E90">
        <w:rPr>
          <w:b/>
          <w:bCs/>
          <w:lang w:val="en-US"/>
        </w:rPr>
        <w:t>Processing &amp; Analysis</w:t>
      </w:r>
    </w:p>
    <w:p w14:paraId="4254A18C" w14:textId="77777777" w:rsidR="00222E90" w:rsidRPr="00222E90" w:rsidRDefault="00222E90" w:rsidP="00222E90">
      <w:pPr>
        <w:pStyle w:val="NoSpacing"/>
        <w:numPr>
          <w:ilvl w:val="1"/>
          <w:numId w:val="26"/>
        </w:numPr>
        <w:spacing w:line="360" w:lineRule="auto"/>
        <w:jc w:val="both"/>
        <w:rPr>
          <w:lang w:val="en-US"/>
        </w:rPr>
      </w:pPr>
      <w:r w:rsidRPr="00222E90">
        <w:rPr>
          <w:lang w:val="en-US"/>
        </w:rPr>
        <w:t xml:space="preserve">The stored data is processed using </w:t>
      </w:r>
      <w:proofErr w:type="spellStart"/>
      <w:r w:rsidRPr="00222E90">
        <w:rPr>
          <w:b/>
          <w:bCs/>
          <w:lang w:val="en-US"/>
        </w:rPr>
        <w:t>WisRule</w:t>
      </w:r>
      <w:proofErr w:type="spellEnd"/>
      <w:r w:rsidRPr="00222E90">
        <w:rPr>
          <w:lang w:val="en-US"/>
        </w:rPr>
        <w:t xml:space="preserve"> for scenario-based rule execution.</w:t>
      </w:r>
    </w:p>
    <w:p w14:paraId="43C65166" w14:textId="77777777" w:rsidR="00222E90" w:rsidRPr="00222E90" w:rsidRDefault="00222E90" w:rsidP="00222E90">
      <w:pPr>
        <w:pStyle w:val="NoSpacing"/>
        <w:numPr>
          <w:ilvl w:val="1"/>
          <w:numId w:val="26"/>
        </w:numPr>
        <w:spacing w:line="360" w:lineRule="auto"/>
        <w:jc w:val="both"/>
        <w:rPr>
          <w:lang w:val="en-US"/>
        </w:rPr>
      </w:pPr>
      <w:r w:rsidRPr="00222E90">
        <w:rPr>
          <w:b/>
          <w:bCs/>
          <w:lang w:val="en-US"/>
        </w:rPr>
        <w:lastRenderedPageBreak/>
        <w:t>Polynomial Regression &amp; K-Means Clustering</w:t>
      </w:r>
      <w:r w:rsidRPr="00222E90">
        <w:rPr>
          <w:lang w:val="en-US"/>
        </w:rPr>
        <w:t xml:space="preserve"> are used for energy consumption forecasting.</w:t>
      </w:r>
    </w:p>
    <w:p w14:paraId="2A2D9238" w14:textId="77777777" w:rsidR="00222E90" w:rsidRPr="00222E90" w:rsidRDefault="00222E90" w:rsidP="00222E90">
      <w:pPr>
        <w:pStyle w:val="NoSpacing"/>
        <w:numPr>
          <w:ilvl w:val="0"/>
          <w:numId w:val="26"/>
        </w:numPr>
        <w:spacing w:line="360" w:lineRule="auto"/>
        <w:jc w:val="both"/>
        <w:rPr>
          <w:lang w:val="en-US"/>
        </w:rPr>
      </w:pPr>
      <w:r w:rsidRPr="00222E90">
        <w:rPr>
          <w:b/>
          <w:bCs/>
          <w:lang w:val="en-US"/>
        </w:rPr>
        <w:t>Visualization &amp; Reporting</w:t>
      </w:r>
    </w:p>
    <w:p w14:paraId="314F31DB" w14:textId="77777777" w:rsidR="00222E90" w:rsidRPr="00222E90" w:rsidRDefault="00222E90" w:rsidP="00222E90">
      <w:pPr>
        <w:pStyle w:val="NoSpacing"/>
        <w:numPr>
          <w:ilvl w:val="1"/>
          <w:numId w:val="26"/>
        </w:numPr>
        <w:spacing w:line="360" w:lineRule="auto"/>
        <w:jc w:val="both"/>
        <w:rPr>
          <w:lang w:val="en-US"/>
        </w:rPr>
      </w:pPr>
      <w:r w:rsidRPr="00222E90">
        <w:rPr>
          <w:lang w:val="en-US"/>
        </w:rPr>
        <w:t xml:space="preserve">The processed data is displayed via a </w:t>
      </w:r>
      <w:proofErr w:type="spellStart"/>
      <w:r w:rsidRPr="00222E90">
        <w:rPr>
          <w:b/>
          <w:bCs/>
          <w:lang w:val="en-US"/>
        </w:rPr>
        <w:t>Streamlit</w:t>
      </w:r>
      <w:proofErr w:type="spellEnd"/>
      <w:r w:rsidRPr="00222E90">
        <w:rPr>
          <w:b/>
          <w:bCs/>
          <w:lang w:val="en-US"/>
        </w:rPr>
        <w:t xml:space="preserve"> dashboard</w:t>
      </w:r>
      <w:r w:rsidRPr="00222E90">
        <w:rPr>
          <w:lang w:val="en-US"/>
        </w:rPr>
        <w:t>, enabling real-time analytics.</w:t>
      </w:r>
    </w:p>
    <w:p w14:paraId="46386B49" w14:textId="77777777" w:rsidR="00222E90" w:rsidRPr="00222E90" w:rsidRDefault="00222E90" w:rsidP="00222E90">
      <w:pPr>
        <w:pStyle w:val="NoSpacing"/>
        <w:numPr>
          <w:ilvl w:val="1"/>
          <w:numId w:val="26"/>
        </w:numPr>
        <w:spacing w:line="360" w:lineRule="auto"/>
        <w:jc w:val="both"/>
        <w:rPr>
          <w:lang w:val="en-US"/>
        </w:rPr>
      </w:pPr>
      <w:r w:rsidRPr="00222E90">
        <w:rPr>
          <w:lang w:val="en-US"/>
        </w:rPr>
        <w:t xml:space="preserve">Interactive charts and tables provide users with insights into </w:t>
      </w:r>
      <w:r w:rsidRPr="00222E90">
        <w:rPr>
          <w:b/>
          <w:bCs/>
          <w:lang w:val="en-US"/>
        </w:rPr>
        <w:t>energy trends and future scenarios.</w:t>
      </w:r>
    </w:p>
    <w:p w14:paraId="7D78A95B" w14:textId="77777777" w:rsidR="00222E90" w:rsidRPr="00222E90" w:rsidRDefault="00222E90" w:rsidP="00222E90">
      <w:pPr>
        <w:spacing w:line="360" w:lineRule="auto"/>
        <w:jc w:val="both"/>
        <w:outlineLvl w:val="1"/>
        <w:rPr>
          <w:b/>
          <w:bCs/>
          <w:lang w:val="en-US"/>
        </w:rPr>
      </w:pPr>
      <w:bookmarkStart w:id="161" w:name="_Toc192884141"/>
      <w:r w:rsidRPr="00222E90">
        <w:rPr>
          <w:b/>
          <w:bCs/>
          <w:lang w:val="en-US"/>
        </w:rPr>
        <w:t>4.5.3 Database Normalization</w:t>
      </w:r>
      <w:bookmarkEnd w:id="161"/>
    </w:p>
    <w:p w14:paraId="19060019" w14:textId="77777777" w:rsidR="00222E90" w:rsidRPr="00222E90" w:rsidRDefault="00222E90" w:rsidP="00222E90">
      <w:pPr>
        <w:pStyle w:val="NoSpacing"/>
        <w:spacing w:line="360" w:lineRule="auto"/>
        <w:jc w:val="both"/>
        <w:rPr>
          <w:lang w:val="en-US"/>
        </w:rPr>
      </w:pPr>
      <w:r w:rsidRPr="00222E90">
        <w:rPr>
          <w:lang w:val="en-US"/>
        </w:rPr>
        <w:t xml:space="preserve">To maintain </w:t>
      </w:r>
      <w:r w:rsidRPr="00222E90">
        <w:rPr>
          <w:b/>
          <w:bCs/>
          <w:lang w:val="en-US"/>
        </w:rPr>
        <w:t>data integrity and efficiency</w:t>
      </w:r>
      <w:r w:rsidRPr="00222E90">
        <w:rPr>
          <w:lang w:val="en-US"/>
        </w:rPr>
        <w:t xml:space="preserve">, the IESA database is designed following </w:t>
      </w:r>
      <w:r w:rsidRPr="00222E90">
        <w:rPr>
          <w:b/>
          <w:bCs/>
          <w:lang w:val="en-US"/>
        </w:rPr>
        <w:t>third normal form (3NF)</w:t>
      </w:r>
      <w:r w:rsidRPr="00222E90">
        <w:rPr>
          <w:lang w:val="en-US"/>
        </w:rPr>
        <w:t xml:space="preserve"> principles. The following table summarizes the normalization approach:</w:t>
      </w:r>
    </w:p>
    <w:tbl>
      <w:tblPr>
        <w:tblStyle w:val="PlainTable1"/>
        <w:tblW w:w="0" w:type="auto"/>
        <w:tblLook w:val="04A0" w:firstRow="1" w:lastRow="0" w:firstColumn="1" w:lastColumn="0" w:noHBand="0" w:noVBand="1"/>
      </w:tblPr>
      <w:tblGrid>
        <w:gridCol w:w="1938"/>
        <w:gridCol w:w="2818"/>
        <w:gridCol w:w="3541"/>
      </w:tblGrid>
      <w:tr w:rsidR="00222E90" w:rsidRPr="00222E90" w14:paraId="2190EFA9" w14:textId="77777777" w:rsidTr="00222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3E7243" w14:textId="77777777" w:rsidR="00222E90" w:rsidRPr="00222E90" w:rsidRDefault="00222E90" w:rsidP="00222E90">
            <w:pPr>
              <w:pStyle w:val="NoSpacing"/>
              <w:spacing w:line="360" w:lineRule="auto"/>
              <w:jc w:val="center"/>
              <w:rPr>
                <w:lang w:val="en-US"/>
              </w:rPr>
            </w:pPr>
            <w:r w:rsidRPr="00222E90">
              <w:rPr>
                <w:lang w:val="en-US"/>
              </w:rPr>
              <w:t>Normalization Level</w:t>
            </w:r>
          </w:p>
        </w:tc>
        <w:tc>
          <w:tcPr>
            <w:tcW w:w="0" w:type="auto"/>
            <w:vAlign w:val="center"/>
            <w:hideMark/>
          </w:tcPr>
          <w:p w14:paraId="74B22A23" w14:textId="77777777" w:rsidR="00222E90" w:rsidRPr="00222E90" w:rsidRDefault="00222E90" w:rsidP="00222E9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222E90">
              <w:rPr>
                <w:lang w:val="en-US"/>
              </w:rPr>
              <w:t>Purpose</w:t>
            </w:r>
          </w:p>
        </w:tc>
        <w:tc>
          <w:tcPr>
            <w:tcW w:w="0" w:type="auto"/>
            <w:vAlign w:val="center"/>
            <w:hideMark/>
          </w:tcPr>
          <w:p w14:paraId="72076A96" w14:textId="77777777" w:rsidR="00222E90" w:rsidRPr="00222E90" w:rsidRDefault="00222E90" w:rsidP="00222E9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222E90">
              <w:rPr>
                <w:lang w:val="en-US"/>
              </w:rPr>
              <w:t>Implementation in IESA</w:t>
            </w:r>
          </w:p>
        </w:tc>
      </w:tr>
      <w:tr w:rsidR="00222E90" w:rsidRPr="00222E90" w14:paraId="7E982803" w14:textId="77777777" w:rsidTr="0022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46E0EA" w14:textId="77777777" w:rsidR="00222E90" w:rsidRPr="00222E90" w:rsidRDefault="00222E90" w:rsidP="00222E90">
            <w:pPr>
              <w:pStyle w:val="NoSpacing"/>
              <w:spacing w:line="360" w:lineRule="auto"/>
              <w:jc w:val="center"/>
              <w:rPr>
                <w:lang w:val="en-US"/>
              </w:rPr>
            </w:pPr>
            <w:r w:rsidRPr="00222E90">
              <w:rPr>
                <w:lang w:val="en-US"/>
              </w:rPr>
              <w:t>1NF</w:t>
            </w:r>
          </w:p>
        </w:tc>
        <w:tc>
          <w:tcPr>
            <w:tcW w:w="0" w:type="auto"/>
            <w:vAlign w:val="center"/>
            <w:hideMark/>
          </w:tcPr>
          <w:p w14:paraId="4A2F4587"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Eliminate duplicate columns &amp; ensure atomicity</w:t>
            </w:r>
          </w:p>
        </w:tc>
        <w:tc>
          <w:tcPr>
            <w:tcW w:w="0" w:type="auto"/>
            <w:vAlign w:val="center"/>
            <w:hideMark/>
          </w:tcPr>
          <w:p w14:paraId="128B21B0"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Each record in IESA tables stores unique energy-related data.</w:t>
            </w:r>
          </w:p>
        </w:tc>
      </w:tr>
      <w:tr w:rsidR="00222E90" w:rsidRPr="00222E90" w14:paraId="7183C65C" w14:textId="77777777" w:rsidTr="00222E9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43FB72" w14:textId="77777777" w:rsidR="00222E90" w:rsidRPr="00222E90" w:rsidRDefault="00222E90" w:rsidP="00222E90">
            <w:pPr>
              <w:pStyle w:val="NoSpacing"/>
              <w:spacing w:line="360" w:lineRule="auto"/>
              <w:jc w:val="center"/>
              <w:rPr>
                <w:lang w:val="en-US"/>
              </w:rPr>
            </w:pPr>
            <w:r w:rsidRPr="00222E90">
              <w:rPr>
                <w:lang w:val="en-US"/>
              </w:rPr>
              <w:t>2NF</w:t>
            </w:r>
          </w:p>
        </w:tc>
        <w:tc>
          <w:tcPr>
            <w:tcW w:w="0" w:type="auto"/>
            <w:vAlign w:val="center"/>
            <w:hideMark/>
          </w:tcPr>
          <w:p w14:paraId="0111FDBD"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Remove partial dependencies</w:t>
            </w:r>
          </w:p>
        </w:tc>
        <w:tc>
          <w:tcPr>
            <w:tcW w:w="0" w:type="auto"/>
            <w:vAlign w:val="center"/>
            <w:hideMark/>
          </w:tcPr>
          <w:p w14:paraId="2A3FED6A" w14:textId="77777777" w:rsidR="00222E90" w:rsidRPr="00222E90" w:rsidRDefault="00222E90" w:rsidP="00222E90">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lang w:val="en-US"/>
              </w:rPr>
            </w:pPr>
            <w:r w:rsidRPr="00222E90">
              <w:rPr>
                <w:lang w:val="en-US"/>
              </w:rPr>
              <w:t>Tables are designed to prevent redundant data storage.</w:t>
            </w:r>
          </w:p>
        </w:tc>
      </w:tr>
      <w:tr w:rsidR="00222E90" w:rsidRPr="00222E90" w14:paraId="4B2955A1" w14:textId="77777777" w:rsidTr="00222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5DAE5E" w14:textId="77777777" w:rsidR="00222E90" w:rsidRPr="00222E90" w:rsidRDefault="00222E90" w:rsidP="00222E90">
            <w:pPr>
              <w:pStyle w:val="NoSpacing"/>
              <w:spacing w:line="360" w:lineRule="auto"/>
              <w:jc w:val="center"/>
              <w:rPr>
                <w:lang w:val="en-US"/>
              </w:rPr>
            </w:pPr>
            <w:r w:rsidRPr="00222E90">
              <w:rPr>
                <w:lang w:val="en-US"/>
              </w:rPr>
              <w:t>3NF</w:t>
            </w:r>
          </w:p>
        </w:tc>
        <w:tc>
          <w:tcPr>
            <w:tcW w:w="0" w:type="auto"/>
            <w:vAlign w:val="center"/>
            <w:hideMark/>
          </w:tcPr>
          <w:p w14:paraId="0FF746CF"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Remove transitive dependencies</w:t>
            </w:r>
          </w:p>
        </w:tc>
        <w:tc>
          <w:tcPr>
            <w:tcW w:w="0" w:type="auto"/>
            <w:vAlign w:val="center"/>
            <w:hideMark/>
          </w:tcPr>
          <w:p w14:paraId="1C6433F1" w14:textId="77777777" w:rsidR="00222E90" w:rsidRPr="00222E90" w:rsidRDefault="00222E90" w:rsidP="00222E90">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222E90">
              <w:rPr>
                <w:lang w:val="en-US"/>
              </w:rPr>
              <w:t>Foreign keys ensure data consistency between related entities.</w:t>
            </w:r>
          </w:p>
        </w:tc>
      </w:tr>
    </w:tbl>
    <w:p w14:paraId="0BC6DA5B" w14:textId="77777777" w:rsidR="00222E90" w:rsidRPr="00222E90" w:rsidRDefault="00222E90" w:rsidP="00222E90">
      <w:pPr>
        <w:spacing w:line="360" w:lineRule="auto"/>
        <w:jc w:val="both"/>
        <w:outlineLvl w:val="1"/>
        <w:rPr>
          <w:b/>
          <w:bCs/>
          <w:lang w:val="en-US"/>
        </w:rPr>
      </w:pPr>
      <w:bookmarkStart w:id="162" w:name="_Toc192884142"/>
      <w:r w:rsidRPr="00222E90">
        <w:rPr>
          <w:b/>
          <w:bCs/>
          <w:lang w:val="en-US"/>
        </w:rPr>
        <w:t>4.5.4 Entity-Relationship Diagram (ERD)</w:t>
      </w:r>
      <w:bookmarkEnd w:id="162"/>
    </w:p>
    <w:p w14:paraId="66B398DE" w14:textId="77777777" w:rsidR="00222E90" w:rsidRPr="00222E90" w:rsidRDefault="00222E90" w:rsidP="00222E90">
      <w:pPr>
        <w:pStyle w:val="NoSpacing"/>
        <w:spacing w:line="360" w:lineRule="auto"/>
        <w:jc w:val="both"/>
        <w:rPr>
          <w:lang w:val="en-US"/>
        </w:rPr>
      </w:pPr>
      <w:r w:rsidRPr="00222E90">
        <w:rPr>
          <w:lang w:val="en-US"/>
        </w:rPr>
        <w:t>The following ERD visually represents the database structure of the IESA system:</w:t>
      </w:r>
    </w:p>
    <w:p w14:paraId="12FC6540" w14:textId="77777777" w:rsidR="00222E90" w:rsidRPr="00222E90" w:rsidRDefault="00222E90" w:rsidP="00222E90">
      <w:pPr>
        <w:pStyle w:val="NoSpacing"/>
        <w:spacing w:line="360" w:lineRule="auto"/>
        <w:jc w:val="both"/>
        <w:rPr>
          <w:lang w:val="en-US"/>
        </w:rPr>
      </w:pPr>
      <w:r w:rsidRPr="00222E90">
        <w:rPr>
          <w:i/>
          <w:iCs/>
          <w:lang w:val="en-US"/>
        </w:rPr>
        <w:t>(Include the ERD image here from your provided diagram.)</w:t>
      </w:r>
    </w:p>
    <w:p w14:paraId="77C5119A" w14:textId="77777777" w:rsidR="00222E90" w:rsidRPr="00222E90" w:rsidRDefault="00222E90" w:rsidP="00222E90">
      <w:pPr>
        <w:pStyle w:val="NoSpacing"/>
        <w:spacing w:line="360" w:lineRule="auto"/>
        <w:jc w:val="both"/>
        <w:rPr>
          <w:lang w:val="en-US"/>
        </w:rPr>
      </w:pPr>
      <w:r w:rsidRPr="00222E90">
        <w:rPr>
          <w:lang w:val="en-US"/>
        </w:rPr>
        <w:t xml:space="preserve">The ERD illustrates how different energy datasets interact, ensuring a </w:t>
      </w:r>
      <w:r w:rsidRPr="00222E90">
        <w:rPr>
          <w:b/>
          <w:bCs/>
          <w:lang w:val="en-US"/>
        </w:rPr>
        <w:t>scalable, optimized, and structured</w:t>
      </w:r>
      <w:r w:rsidRPr="00222E90">
        <w:rPr>
          <w:lang w:val="en-US"/>
        </w:rPr>
        <w:t xml:space="preserve"> database design. By implementing this schema, </w:t>
      </w:r>
      <w:r w:rsidRPr="00222E90">
        <w:rPr>
          <w:b/>
          <w:bCs/>
          <w:lang w:val="en-US"/>
        </w:rPr>
        <w:t>IESA efficiently processes energy-related insights for decision-making and scenario analysis.</w:t>
      </w:r>
    </w:p>
    <w:p w14:paraId="15B46ACE" w14:textId="0C55B4C5" w:rsidR="00E15464" w:rsidRPr="00F62DF8" w:rsidRDefault="00E15464" w:rsidP="00F4186E">
      <w:pPr>
        <w:pStyle w:val="NoSpacing"/>
        <w:spacing w:line="360" w:lineRule="auto"/>
        <w:jc w:val="both"/>
      </w:pPr>
      <w:r w:rsidRPr="00F62DF8">
        <w:t>.</w:t>
      </w:r>
    </w:p>
    <w:p w14:paraId="24DE0B60" w14:textId="4BDE7AA6" w:rsidR="00972B1F" w:rsidRDefault="00972B1F" w:rsidP="00F4186E">
      <w:pPr>
        <w:spacing w:line="360" w:lineRule="auto"/>
      </w:pPr>
    </w:p>
    <w:p w14:paraId="2D0C00F4" w14:textId="77777777" w:rsidR="00D5403B" w:rsidRDefault="00D5403B" w:rsidP="00F4186E">
      <w:pPr>
        <w:spacing w:line="360" w:lineRule="auto"/>
        <w:rPr>
          <w:bCs/>
          <w:color w:val="000000" w:themeColor="text1"/>
        </w:rPr>
      </w:pPr>
      <w:r>
        <w:rPr>
          <w:bCs/>
          <w:color w:val="000000" w:themeColor="text1"/>
        </w:rPr>
        <w:br w:type="page"/>
      </w:r>
    </w:p>
    <w:p w14:paraId="526A6C64" w14:textId="77777777" w:rsidR="00E15464" w:rsidRDefault="00E15464" w:rsidP="00F4186E">
      <w:pPr>
        <w:pStyle w:val="Style1"/>
        <w:spacing w:line="360" w:lineRule="auto"/>
        <w:rPr>
          <w:sz w:val="32"/>
          <w:szCs w:val="28"/>
        </w:rPr>
        <w:sectPr w:rsidR="00E15464" w:rsidSect="0050768D">
          <w:headerReference w:type="default" r:id="rId24"/>
          <w:pgSz w:w="11907" w:h="16839" w:code="9"/>
          <w:pgMar w:top="1440" w:right="1440" w:bottom="1440" w:left="2160" w:header="720" w:footer="720" w:gutter="0"/>
          <w:cols w:space="720"/>
          <w:titlePg/>
          <w:docGrid w:linePitch="360"/>
        </w:sectPr>
      </w:pPr>
    </w:p>
    <w:p w14:paraId="57EFFDAA" w14:textId="77F4D693" w:rsidR="00C86830" w:rsidRPr="00C705B6" w:rsidRDefault="00C86830" w:rsidP="00F4186E">
      <w:pPr>
        <w:pStyle w:val="Style1"/>
        <w:spacing w:line="360" w:lineRule="auto"/>
        <w:rPr>
          <w:sz w:val="32"/>
          <w:szCs w:val="28"/>
        </w:rPr>
      </w:pPr>
      <w:r w:rsidRPr="00C705B6">
        <w:rPr>
          <w:sz w:val="32"/>
          <w:szCs w:val="28"/>
        </w:rPr>
        <w:lastRenderedPageBreak/>
        <w:t xml:space="preserve">Chapter </w:t>
      </w:r>
      <w:r>
        <w:rPr>
          <w:sz w:val="32"/>
          <w:szCs w:val="28"/>
        </w:rPr>
        <w:t>5</w:t>
      </w:r>
    </w:p>
    <w:p w14:paraId="2CE344FE" w14:textId="3C77DBE6" w:rsidR="00C86830" w:rsidRPr="00C705B6" w:rsidRDefault="00C85A95" w:rsidP="00F4186E">
      <w:pPr>
        <w:pStyle w:val="Heading1"/>
        <w:rPr>
          <w:i/>
        </w:rPr>
      </w:pPr>
      <w:bookmarkStart w:id="163" w:name="_Toc192884143"/>
      <w:r>
        <w:t>Test Specification</w:t>
      </w:r>
      <w:bookmarkEnd w:id="163"/>
    </w:p>
    <w:p w14:paraId="25DA7CC5" w14:textId="205A75BA" w:rsidR="00C86830" w:rsidRDefault="00C86830" w:rsidP="00F4186E">
      <w:pPr>
        <w:pStyle w:val="ListParagraph"/>
        <w:numPr>
          <w:ilvl w:val="1"/>
          <w:numId w:val="12"/>
        </w:numPr>
        <w:spacing w:line="360" w:lineRule="auto"/>
        <w:jc w:val="both"/>
        <w:outlineLvl w:val="1"/>
      </w:pPr>
      <w:bookmarkStart w:id="164" w:name="_Toc192884144"/>
      <w:r w:rsidRPr="00C86830">
        <w:rPr>
          <w:b/>
          <w:color w:val="000000" w:themeColor="text1"/>
        </w:rPr>
        <w:t>Introduction</w:t>
      </w:r>
      <w:bookmarkEnd w:id="164"/>
    </w:p>
    <w:p w14:paraId="6F53A15C" w14:textId="07AB70B7" w:rsidR="001F353B" w:rsidRDefault="001F353B" w:rsidP="00F4186E">
      <w:pPr>
        <w:spacing w:line="360" w:lineRule="auto"/>
      </w:pPr>
      <w:r>
        <w:t>The System Testing phase of the Intelligent Energy Scenario Analysis (IESA) project ensures that the system</w:t>
      </w:r>
      <w:r w:rsidR="005201D2">
        <w:t xml:space="preserve"> will be able to</w:t>
      </w:r>
      <w:r>
        <w:t xml:space="preserve"> meet all functional and non-functional requirements. Testing is</w:t>
      </w:r>
      <w:r w:rsidR="005201D2">
        <w:t xml:space="preserve"> </w:t>
      </w:r>
      <w:r>
        <w:t>conducted at multiple levels to</w:t>
      </w:r>
      <w:r w:rsidR="005201D2">
        <w:t xml:space="preserve"> ensure and</w:t>
      </w:r>
      <w:r>
        <w:t xml:space="preserve"> validate accuracy, performance, usability, and security.</w:t>
      </w:r>
    </w:p>
    <w:p w14:paraId="2ED56C92" w14:textId="7E4EE4CF" w:rsidR="001F353B" w:rsidRDefault="001F353B" w:rsidP="00F4186E">
      <w:pPr>
        <w:spacing w:line="360" w:lineRule="auto"/>
      </w:pPr>
      <w:r>
        <w:t>The primary objectives of system testing include:</w:t>
      </w:r>
    </w:p>
    <w:p w14:paraId="4CB2DB4E" w14:textId="77777777" w:rsidR="001F353B" w:rsidRDefault="001F353B" w:rsidP="00F4186E">
      <w:pPr>
        <w:pStyle w:val="ListParagraph"/>
        <w:numPr>
          <w:ilvl w:val="0"/>
          <w:numId w:val="13"/>
        </w:numPr>
        <w:spacing w:line="360" w:lineRule="auto"/>
      </w:pPr>
      <w:r>
        <w:t>Verifying the correctness of energy consumption analysis and forecasting.</w:t>
      </w:r>
    </w:p>
    <w:p w14:paraId="04941702" w14:textId="77777777" w:rsidR="001F353B" w:rsidRDefault="001F353B" w:rsidP="00F4186E">
      <w:pPr>
        <w:pStyle w:val="ListParagraph"/>
        <w:numPr>
          <w:ilvl w:val="0"/>
          <w:numId w:val="13"/>
        </w:numPr>
        <w:spacing w:line="360" w:lineRule="auto"/>
      </w:pPr>
      <w:r>
        <w:t>Ensuring data integrity when handling large datasets from multiple sources.</w:t>
      </w:r>
    </w:p>
    <w:p w14:paraId="404348C5" w14:textId="77777777" w:rsidR="001F353B" w:rsidRDefault="001F353B" w:rsidP="00F4186E">
      <w:pPr>
        <w:pStyle w:val="ListParagraph"/>
        <w:numPr>
          <w:ilvl w:val="0"/>
          <w:numId w:val="13"/>
        </w:numPr>
        <w:spacing w:line="360" w:lineRule="auto"/>
      </w:pPr>
      <w:r>
        <w:t>Validating the performance of predictive algorithms, including WisRule and Linear Regression.</w:t>
      </w:r>
    </w:p>
    <w:p w14:paraId="704B8B60" w14:textId="77777777" w:rsidR="001F353B" w:rsidRDefault="001F353B" w:rsidP="00F4186E">
      <w:pPr>
        <w:pStyle w:val="ListParagraph"/>
        <w:numPr>
          <w:ilvl w:val="0"/>
          <w:numId w:val="13"/>
        </w:numPr>
        <w:spacing w:line="360" w:lineRule="auto"/>
      </w:pPr>
      <w:r>
        <w:t>Identifying and fixing any defects before deployment.</w:t>
      </w:r>
    </w:p>
    <w:p w14:paraId="1D2ECB9A" w14:textId="16E31DF8" w:rsidR="001F353B" w:rsidRDefault="001F353B" w:rsidP="00F4186E">
      <w:pPr>
        <w:pStyle w:val="ListParagraph"/>
        <w:numPr>
          <w:ilvl w:val="0"/>
          <w:numId w:val="13"/>
        </w:numPr>
        <w:spacing w:line="360" w:lineRule="auto"/>
      </w:pPr>
      <w:r>
        <w:t xml:space="preserve">Ensuring smooth integration with </w:t>
      </w:r>
      <w:r w:rsidR="005201D2">
        <w:t>Power BI</w:t>
      </w:r>
      <w:r>
        <w:t xml:space="preserve"> dashboards for real-time visualization.</w:t>
      </w:r>
    </w:p>
    <w:p w14:paraId="49F169C2" w14:textId="67908281" w:rsidR="00C86830" w:rsidRPr="00C86830" w:rsidRDefault="001F353B" w:rsidP="00F4186E">
      <w:pPr>
        <w:spacing w:line="360" w:lineRule="auto"/>
      </w:pPr>
      <w:r>
        <w:t>Various testing methodologies are applied, including white-box, black-box, usability, security, and load testing, to ensure that IESA operates efficiently and reliably under different conditions.</w:t>
      </w:r>
    </w:p>
    <w:p w14:paraId="03DFA3E8" w14:textId="77777777" w:rsidR="00C86830" w:rsidRDefault="00C86830" w:rsidP="00F4186E">
      <w:pPr>
        <w:spacing w:line="360" w:lineRule="auto"/>
      </w:pPr>
    </w:p>
    <w:p w14:paraId="3575D295" w14:textId="359FB08E" w:rsidR="00C86830" w:rsidRPr="00C86830" w:rsidRDefault="00C86830" w:rsidP="00F4186E">
      <w:pPr>
        <w:spacing w:line="360" w:lineRule="auto"/>
        <w:outlineLvl w:val="1"/>
        <w:rPr>
          <w:b/>
          <w:color w:val="000000" w:themeColor="text1"/>
        </w:rPr>
      </w:pPr>
      <w:bookmarkStart w:id="165" w:name="_Toc192884145"/>
      <w:r w:rsidRPr="00C86830">
        <w:rPr>
          <w:b/>
          <w:color w:val="000000" w:themeColor="text1"/>
        </w:rPr>
        <w:t>5.2 Test Design</w:t>
      </w:r>
      <w:bookmarkEnd w:id="165"/>
    </w:p>
    <w:p w14:paraId="414440DF" w14:textId="5B09D0D0" w:rsidR="00640E15" w:rsidRDefault="00C81EAF" w:rsidP="00F4186E">
      <w:pPr>
        <w:spacing w:line="360" w:lineRule="auto"/>
        <w:rPr>
          <w:bCs/>
          <w:color w:val="000000" w:themeColor="text1"/>
        </w:rPr>
      </w:pPr>
      <w:r w:rsidRPr="00C81EAF">
        <w:t>The test design for the Intelligent Energy Scenario Analysis (IESA) system defines the structured approach to validating the system’s functionality, performance, and security. The testing process follows a modular approach, covering both functional and non-functional requirements to ensure accuracy, reliability, and efficiency of the system</w:t>
      </w:r>
      <w:r w:rsidR="00C86830" w:rsidRPr="00C86830">
        <w:rPr>
          <w:bCs/>
          <w:color w:val="000000" w:themeColor="text1"/>
        </w:rPr>
        <w:t>.</w:t>
      </w:r>
    </w:p>
    <w:p w14:paraId="0A2B8529" w14:textId="6AF4C579" w:rsidR="00C81EAF" w:rsidRPr="00C81EAF" w:rsidRDefault="00C81EAF" w:rsidP="00F4186E">
      <w:pPr>
        <w:spacing w:line="360" w:lineRule="auto"/>
        <w:rPr>
          <w:bCs/>
          <w:color w:val="000000" w:themeColor="text1"/>
        </w:rPr>
      </w:pPr>
      <w:r w:rsidRPr="00C81EAF">
        <w:rPr>
          <w:bCs/>
          <w:color w:val="000000" w:themeColor="text1"/>
        </w:rPr>
        <w:t>The testing approach follows these key phases:</w:t>
      </w:r>
    </w:p>
    <w:p w14:paraId="42A03270" w14:textId="77777777" w:rsidR="00C81EAF" w:rsidRPr="00C81EAF" w:rsidRDefault="00C81EAF" w:rsidP="00F4186E">
      <w:pPr>
        <w:pStyle w:val="ListParagraph"/>
        <w:numPr>
          <w:ilvl w:val="0"/>
          <w:numId w:val="14"/>
        </w:numPr>
        <w:spacing w:line="360" w:lineRule="auto"/>
        <w:rPr>
          <w:bCs/>
          <w:color w:val="000000" w:themeColor="text1"/>
        </w:rPr>
      </w:pPr>
      <w:r w:rsidRPr="00C81EAF">
        <w:rPr>
          <w:bCs/>
          <w:color w:val="000000" w:themeColor="text1"/>
        </w:rPr>
        <w:t>Unit Testing: Individual modules, such as data ingestion, WisRule algorithm, and forecasting models, are tested separately.</w:t>
      </w:r>
    </w:p>
    <w:p w14:paraId="16BBC38A" w14:textId="77777777" w:rsidR="00C81EAF" w:rsidRPr="00C81EAF" w:rsidRDefault="00C81EAF" w:rsidP="00F4186E">
      <w:pPr>
        <w:pStyle w:val="ListParagraph"/>
        <w:numPr>
          <w:ilvl w:val="0"/>
          <w:numId w:val="14"/>
        </w:numPr>
        <w:spacing w:line="360" w:lineRule="auto"/>
        <w:rPr>
          <w:bCs/>
          <w:color w:val="000000" w:themeColor="text1"/>
        </w:rPr>
      </w:pPr>
      <w:r w:rsidRPr="00C81EAF">
        <w:rPr>
          <w:bCs/>
          <w:color w:val="000000" w:themeColor="text1"/>
        </w:rPr>
        <w:t xml:space="preserve">Integration Testing: Ensures seamless interaction between data processing, database storage, and </w:t>
      </w:r>
      <w:proofErr w:type="spellStart"/>
      <w:r w:rsidRPr="00C81EAF">
        <w:rPr>
          <w:bCs/>
          <w:color w:val="000000" w:themeColor="text1"/>
        </w:rPr>
        <w:t>Streamlit</w:t>
      </w:r>
      <w:proofErr w:type="spellEnd"/>
      <w:r w:rsidRPr="00C81EAF">
        <w:rPr>
          <w:bCs/>
          <w:color w:val="000000" w:themeColor="text1"/>
        </w:rPr>
        <w:t xml:space="preserve"> dashboard visualization.</w:t>
      </w:r>
    </w:p>
    <w:p w14:paraId="3C49383C" w14:textId="77777777" w:rsidR="00C81EAF" w:rsidRPr="00C81EAF" w:rsidRDefault="00C81EAF" w:rsidP="00F4186E">
      <w:pPr>
        <w:pStyle w:val="ListParagraph"/>
        <w:numPr>
          <w:ilvl w:val="0"/>
          <w:numId w:val="14"/>
        </w:numPr>
        <w:spacing w:line="360" w:lineRule="auto"/>
        <w:rPr>
          <w:bCs/>
          <w:color w:val="000000" w:themeColor="text1"/>
        </w:rPr>
      </w:pPr>
      <w:r w:rsidRPr="00C81EAF">
        <w:rPr>
          <w:bCs/>
          <w:color w:val="000000" w:themeColor="text1"/>
        </w:rPr>
        <w:lastRenderedPageBreak/>
        <w:t>System Testing: Validates the complete system’s functionality and performance under real-world conditions.</w:t>
      </w:r>
    </w:p>
    <w:p w14:paraId="5FFF2AFD" w14:textId="77777777" w:rsidR="00C81EAF" w:rsidRDefault="00C81EAF" w:rsidP="00F4186E">
      <w:pPr>
        <w:pStyle w:val="ListParagraph"/>
        <w:numPr>
          <w:ilvl w:val="0"/>
          <w:numId w:val="14"/>
        </w:numPr>
        <w:spacing w:line="360" w:lineRule="auto"/>
        <w:rPr>
          <w:bCs/>
          <w:color w:val="000000" w:themeColor="text1"/>
        </w:rPr>
      </w:pPr>
      <w:r w:rsidRPr="00C81EAF">
        <w:rPr>
          <w:bCs/>
          <w:color w:val="000000" w:themeColor="text1"/>
        </w:rPr>
        <w:t>User Acceptance Testing (UAT): Conducted with energy analysts and planners to ensure usability and efficiency.</w:t>
      </w:r>
    </w:p>
    <w:p w14:paraId="6AD2191E" w14:textId="77777777" w:rsidR="00844126" w:rsidRDefault="00844126" w:rsidP="00F4186E">
      <w:pPr>
        <w:spacing w:line="360" w:lineRule="auto"/>
        <w:rPr>
          <w:rFonts w:asciiTheme="majorBidi" w:hAnsiTheme="majorBidi" w:cstheme="majorBidi"/>
          <w:b/>
          <w:bCs/>
        </w:rPr>
      </w:pPr>
    </w:p>
    <w:p w14:paraId="2E3E1537" w14:textId="53B1E604" w:rsidR="00C81EAF" w:rsidRPr="00C81EAF" w:rsidRDefault="00C81EAF" w:rsidP="00F4186E">
      <w:pPr>
        <w:spacing w:line="360" w:lineRule="auto"/>
        <w:rPr>
          <w:bCs/>
          <w:color w:val="000000" w:themeColor="text1"/>
        </w:rPr>
      </w:pPr>
      <w:r w:rsidRPr="00C81EAF">
        <w:rPr>
          <w:bCs/>
          <w:color w:val="000000" w:themeColor="text1"/>
        </w:rPr>
        <w:t>The testing environment for IESA consists of:</w:t>
      </w:r>
    </w:p>
    <w:p w14:paraId="1EC09EE6" w14:textId="77777777" w:rsidR="00C81EAF" w:rsidRPr="00C81EAF" w:rsidRDefault="00C81EAF" w:rsidP="00F4186E">
      <w:pPr>
        <w:pStyle w:val="ListParagraph"/>
        <w:numPr>
          <w:ilvl w:val="0"/>
          <w:numId w:val="15"/>
        </w:numPr>
        <w:spacing w:line="360" w:lineRule="auto"/>
        <w:rPr>
          <w:bCs/>
          <w:color w:val="000000" w:themeColor="text1"/>
        </w:rPr>
      </w:pPr>
      <w:r w:rsidRPr="00C81EAF">
        <w:rPr>
          <w:bCs/>
          <w:color w:val="000000" w:themeColor="text1"/>
        </w:rPr>
        <w:t>Development Platform: Python in PyCharm</w:t>
      </w:r>
    </w:p>
    <w:p w14:paraId="5E9C8EB5" w14:textId="77777777" w:rsidR="00C81EAF" w:rsidRPr="00C81EAF" w:rsidRDefault="00C81EAF" w:rsidP="00F4186E">
      <w:pPr>
        <w:pStyle w:val="ListParagraph"/>
        <w:numPr>
          <w:ilvl w:val="0"/>
          <w:numId w:val="15"/>
        </w:numPr>
        <w:spacing w:line="360" w:lineRule="auto"/>
        <w:rPr>
          <w:bCs/>
          <w:color w:val="000000" w:themeColor="text1"/>
        </w:rPr>
      </w:pPr>
      <w:r w:rsidRPr="00C81EAF">
        <w:rPr>
          <w:bCs/>
          <w:color w:val="000000" w:themeColor="text1"/>
        </w:rPr>
        <w:t xml:space="preserve">Frontend: </w:t>
      </w:r>
      <w:proofErr w:type="spellStart"/>
      <w:r w:rsidRPr="00C81EAF">
        <w:rPr>
          <w:bCs/>
          <w:color w:val="000000" w:themeColor="text1"/>
        </w:rPr>
        <w:t>Streamlit</w:t>
      </w:r>
      <w:proofErr w:type="spellEnd"/>
      <w:r w:rsidRPr="00C81EAF">
        <w:rPr>
          <w:bCs/>
          <w:color w:val="000000" w:themeColor="text1"/>
        </w:rPr>
        <w:t>-based dashboard</w:t>
      </w:r>
    </w:p>
    <w:p w14:paraId="371B9597" w14:textId="77777777" w:rsidR="00C81EAF" w:rsidRPr="00C81EAF" w:rsidRDefault="00C81EAF" w:rsidP="00F4186E">
      <w:pPr>
        <w:pStyle w:val="ListParagraph"/>
        <w:numPr>
          <w:ilvl w:val="0"/>
          <w:numId w:val="15"/>
        </w:numPr>
        <w:spacing w:line="360" w:lineRule="auto"/>
        <w:rPr>
          <w:bCs/>
          <w:color w:val="000000" w:themeColor="text1"/>
        </w:rPr>
      </w:pPr>
      <w:r w:rsidRPr="00C81EAF">
        <w:rPr>
          <w:bCs/>
          <w:color w:val="000000" w:themeColor="text1"/>
        </w:rPr>
        <w:t>Database: MS SQL Server</w:t>
      </w:r>
    </w:p>
    <w:p w14:paraId="3846818C" w14:textId="77777777" w:rsidR="00C81EAF" w:rsidRPr="00C81EAF" w:rsidRDefault="00C81EAF" w:rsidP="00F4186E">
      <w:pPr>
        <w:pStyle w:val="ListParagraph"/>
        <w:numPr>
          <w:ilvl w:val="0"/>
          <w:numId w:val="15"/>
        </w:numPr>
        <w:spacing w:line="360" w:lineRule="auto"/>
        <w:rPr>
          <w:bCs/>
          <w:color w:val="000000" w:themeColor="text1"/>
        </w:rPr>
      </w:pPr>
      <w:r w:rsidRPr="00C81EAF">
        <w:rPr>
          <w:bCs/>
          <w:color w:val="000000" w:themeColor="text1"/>
        </w:rPr>
        <w:t xml:space="preserve">Libraries &amp; Tools: Pandas, NumPy, Scikit-learn, </w:t>
      </w:r>
      <w:proofErr w:type="spellStart"/>
      <w:r w:rsidRPr="00C81EAF">
        <w:rPr>
          <w:bCs/>
          <w:color w:val="000000" w:themeColor="text1"/>
        </w:rPr>
        <w:t>PyODBC</w:t>
      </w:r>
      <w:proofErr w:type="spellEnd"/>
    </w:p>
    <w:p w14:paraId="03E49A7A" w14:textId="77777777" w:rsidR="00C81EAF" w:rsidRDefault="00C81EAF" w:rsidP="00F4186E">
      <w:pPr>
        <w:pStyle w:val="ListParagraph"/>
        <w:numPr>
          <w:ilvl w:val="0"/>
          <w:numId w:val="15"/>
        </w:numPr>
        <w:spacing w:line="360" w:lineRule="auto"/>
        <w:rPr>
          <w:bCs/>
          <w:color w:val="000000" w:themeColor="text1"/>
        </w:rPr>
      </w:pPr>
      <w:r w:rsidRPr="00C81EAF">
        <w:rPr>
          <w:bCs/>
          <w:color w:val="000000" w:themeColor="text1"/>
        </w:rPr>
        <w:t xml:space="preserve">Testing Frameworks: </w:t>
      </w:r>
      <w:proofErr w:type="spellStart"/>
      <w:r w:rsidRPr="00C81EAF">
        <w:rPr>
          <w:bCs/>
          <w:color w:val="000000" w:themeColor="text1"/>
        </w:rPr>
        <w:t>PyTest</w:t>
      </w:r>
      <w:proofErr w:type="spellEnd"/>
      <w:r w:rsidRPr="00C81EAF">
        <w:rPr>
          <w:bCs/>
          <w:color w:val="000000" w:themeColor="text1"/>
        </w:rPr>
        <w:t xml:space="preserve"> (unit tests), Selenium (UI testing for </w:t>
      </w:r>
      <w:proofErr w:type="spellStart"/>
      <w:r w:rsidRPr="00C81EAF">
        <w:rPr>
          <w:bCs/>
          <w:color w:val="000000" w:themeColor="text1"/>
        </w:rPr>
        <w:t>Streamlit</w:t>
      </w:r>
      <w:proofErr w:type="spellEnd"/>
      <w:r w:rsidRPr="00C81EAF">
        <w:rPr>
          <w:bCs/>
          <w:color w:val="000000" w:themeColor="text1"/>
        </w:rPr>
        <w:t>)</w:t>
      </w:r>
    </w:p>
    <w:p w14:paraId="298420FA" w14:textId="77777777" w:rsidR="00844126" w:rsidRDefault="00844126" w:rsidP="00F4186E">
      <w:pPr>
        <w:spacing w:line="360" w:lineRule="auto"/>
        <w:rPr>
          <w:rFonts w:asciiTheme="majorBidi" w:hAnsiTheme="majorBidi" w:cstheme="majorBidi"/>
          <w:b/>
          <w:bCs/>
        </w:rPr>
      </w:pPr>
    </w:p>
    <w:p w14:paraId="70986D50" w14:textId="2B2AF19F" w:rsidR="00C81EAF" w:rsidRPr="00C81EAF" w:rsidRDefault="00C81EAF" w:rsidP="00F4186E">
      <w:pPr>
        <w:spacing w:line="360" w:lineRule="auto"/>
        <w:rPr>
          <w:bCs/>
          <w:color w:val="000000" w:themeColor="text1"/>
        </w:rPr>
      </w:pPr>
      <w:r w:rsidRPr="00C81EAF">
        <w:rPr>
          <w:bCs/>
          <w:color w:val="000000" w:themeColor="text1"/>
        </w:rPr>
        <w:t>The following key scenarios will be tested:</w:t>
      </w:r>
    </w:p>
    <w:p w14:paraId="22A67A52" w14:textId="77777777" w:rsidR="00C81EAF" w:rsidRPr="00C81EAF" w:rsidRDefault="00C81EAF" w:rsidP="00F4186E">
      <w:pPr>
        <w:pStyle w:val="ListParagraph"/>
        <w:numPr>
          <w:ilvl w:val="0"/>
          <w:numId w:val="16"/>
        </w:numPr>
        <w:spacing w:line="360" w:lineRule="auto"/>
        <w:rPr>
          <w:bCs/>
          <w:color w:val="000000" w:themeColor="text1"/>
        </w:rPr>
      </w:pPr>
      <w:r w:rsidRPr="00C81EAF">
        <w:rPr>
          <w:bCs/>
          <w:color w:val="000000" w:themeColor="text1"/>
        </w:rPr>
        <w:t>Scenario 1: Uploading Excel files to MS SQL Server and verifying correct data storage.</w:t>
      </w:r>
    </w:p>
    <w:p w14:paraId="67AF50C3" w14:textId="77777777" w:rsidR="00C81EAF" w:rsidRPr="00C81EAF" w:rsidRDefault="00C81EAF" w:rsidP="00F4186E">
      <w:pPr>
        <w:pStyle w:val="ListParagraph"/>
        <w:numPr>
          <w:ilvl w:val="0"/>
          <w:numId w:val="16"/>
        </w:numPr>
        <w:spacing w:line="360" w:lineRule="auto"/>
        <w:rPr>
          <w:bCs/>
          <w:color w:val="000000" w:themeColor="text1"/>
        </w:rPr>
      </w:pPr>
      <w:r w:rsidRPr="00C81EAF">
        <w:rPr>
          <w:bCs/>
          <w:color w:val="000000" w:themeColor="text1"/>
        </w:rPr>
        <w:t xml:space="preserve">Scenario 2: Running </w:t>
      </w:r>
      <w:proofErr w:type="spellStart"/>
      <w:r w:rsidRPr="00C81EAF">
        <w:rPr>
          <w:bCs/>
          <w:color w:val="000000" w:themeColor="text1"/>
        </w:rPr>
        <w:t>WisRule</w:t>
      </w:r>
      <w:proofErr w:type="spellEnd"/>
      <w:r w:rsidRPr="00C81EAF">
        <w:rPr>
          <w:bCs/>
          <w:color w:val="000000" w:themeColor="text1"/>
        </w:rPr>
        <w:t xml:space="preserve"> to </w:t>
      </w:r>
      <w:proofErr w:type="spellStart"/>
      <w:r w:rsidRPr="00C81EAF">
        <w:rPr>
          <w:bCs/>
          <w:color w:val="000000" w:themeColor="text1"/>
        </w:rPr>
        <w:t>analyze</w:t>
      </w:r>
      <w:proofErr w:type="spellEnd"/>
      <w:r w:rsidRPr="00C81EAF">
        <w:rPr>
          <w:bCs/>
          <w:color w:val="000000" w:themeColor="text1"/>
        </w:rPr>
        <w:t xml:space="preserve"> energy consumption patterns and validating results.</w:t>
      </w:r>
    </w:p>
    <w:p w14:paraId="4BBA32CA" w14:textId="77777777" w:rsidR="00C81EAF" w:rsidRPr="00C81EAF" w:rsidRDefault="00C81EAF" w:rsidP="00F4186E">
      <w:pPr>
        <w:pStyle w:val="ListParagraph"/>
        <w:numPr>
          <w:ilvl w:val="0"/>
          <w:numId w:val="16"/>
        </w:numPr>
        <w:spacing w:line="360" w:lineRule="auto"/>
        <w:rPr>
          <w:bCs/>
          <w:color w:val="000000" w:themeColor="text1"/>
        </w:rPr>
      </w:pPr>
      <w:r w:rsidRPr="00C81EAF">
        <w:rPr>
          <w:bCs/>
          <w:color w:val="000000" w:themeColor="text1"/>
        </w:rPr>
        <w:t>Scenario 3: Forecasting future energy trends using Linear Regression and comparing with historical data.</w:t>
      </w:r>
    </w:p>
    <w:p w14:paraId="413B4314" w14:textId="77777777" w:rsidR="00C81EAF" w:rsidRPr="00C81EAF" w:rsidRDefault="00C81EAF" w:rsidP="00F4186E">
      <w:pPr>
        <w:pStyle w:val="ListParagraph"/>
        <w:numPr>
          <w:ilvl w:val="0"/>
          <w:numId w:val="16"/>
        </w:numPr>
        <w:spacing w:line="360" w:lineRule="auto"/>
        <w:rPr>
          <w:bCs/>
          <w:color w:val="000000" w:themeColor="text1"/>
        </w:rPr>
      </w:pPr>
      <w:r w:rsidRPr="00C81EAF">
        <w:rPr>
          <w:bCs/>
          <w:color w:val="000000" w:themeColor="text1"/>
        </w:rPr>
        <w:t xml:space="preserve">Scenario 4: Ensuring </w:t>
      </w:r>
      <w:proofErr w:type="spellStart"/>
      <w:r w:rsidRPr="00C81EAF">
        <w:rPr>
          <w:bCs/>
          <w:color w:val="000000" w:themeColor="text1"/>
        </w:rPr>
        <w:t>Streamlit</w:t>
      </w:r>
      <w:proofErr w:type="spellEnd"/>
      <w:r w:rsidRPr="00C81EAF">
        <w:rPr>
          <w:bCs/>
          <w:color w:val="000000" w:themeColor="text1"/>
        </w:rPr>
        <w:t xml:space="preserve"> dashboard displays accurate energy insights and visualizations.</w:t>
      </w:r>
    </w:p>
    <w:p w14:paraId="19892BFC" w14:textId="77777777" w:rsidR="00C81EAF" w:rsidRPr="00C81EAF" w:rsidRDefault="00C81EAF" w:rsidP="00F4186E">
      <w:pPr>
        <w:pStyle w:val="ListParagraph"/>
        <w:numPr>
          <w:ilvl w:val="0"/>
          <w:numId w:val="16"/>
        </w:numPr>
        <w:spacing w:line="360" w:lineRule="auto"/>
        <w:rPr>
          <w:bCs/>
          <w:color w:val="000000" w:themeColor="text1"/>
        </w:rPr>
      </w:pPr>
      <w:r w:rsidRPr="00C81EAF">
        <w:rPr>
          <w:bCs/>
          <w:color w:val="000000" w:themeColor="text1"/>
        </w:rPr>
        <w:t>Scenario 5: Handling real-time data updates without crashing or performance delays.</w:t>
      </w:r>
    </w:p>
    <w:p w14:paraId="699CF8FE" w14:textId="3E693498" w:rsidR="00C81EAF" w:rsidRDefault="00C81EAF" w:rsidP="00F4186E">
      <w:pPr>
        <w:pStyle w:val="ListParagraph"/>
        <w:numPr>
          <w:ilvl w:val="0"/>
          <w:numId w:val="16"/>
        </w:numPr>
        <w:spacing w:line="360" w:lineRule="auto"/>
        <w:rPr>
          <w:bCs/>
          <w:color w:val="000000" w:themeColor="text1"/>
        </w:rPr>
      </w:pPr>
      <w:r w:rsidRPr="00C81EAF">
        <w:rPr>
          <w:bCs/>
          <w:color w:val="000000" w:themeColor="text1"/>
        </w:rPr>
        <w:t>Scenario 6: Validating user authentication and access control for different user roles.</w:t>
      </w:r>
    </w:p>
    <w:p w14:paraId="6BB81877" w14:textId="77777777" w:rsidR="00C81EAF" w:rsidRPr="00C81EAF" w:rsidRDefault="00C81EAF" w:rsidP="00F4186E">
      <w:pPr>
        <w:spacing w:line="360" w:lineRule="auto"/>
        <w:ind w:left="360"/>
        <w:rPr>
          <w:bCs/>
          <w:color w:val="000000" w:themeColor="text1"/>
        </w:rPr>
      </w:pPr>
    </w:p>
    <w:p w14:paraId="3DECF621" w14:textId="5D9851C6" w:rsidR="00155F5B" w:rsidRPr="00C86830" w:rsidRDefault="00C86830" w:rsidP="00F4186E">
      <w:pPr>
        <w:spacing w:line="360" w:lineRule="auto"/>
        <w:outlineLvl w:val="1"/>
        <w:rPr>
          <w:b/>
          <w:color w:val="000000" w:themeColor="text1"/>
        </w:rPr>
      </w:pPr>
      <w:bookmarkStart w:id="166" w:name="_Toc192884146"/>
      <w:r w:rsidRPr="00C86830">
        <w:rPr>
          <w:b/>
          <w:color w:val="000000" w:themeColor="text1"/>
        </w:rPr>
        <w:t>5.2.1 White-Box Test Cases</w:t>
      </w:r>
      <w:bookmarkEnd w:id="166"/>
      <w:r w:rsidR="00155F5B">
        <w:rPr>
          <w:b/>
          <w:color w:val="000000" w:themeColor="text1"/>
        </w:rPr>
        <w:br/>
      </w:r>
    </w:p>
    <w:tbl>
      <w:tblPr>
        <w:tblStyle w:val="PlainTable1"/>
        <w:tblW w:w="0" w:type="auto"/>
        <w:tblLook w:val="04A0" w:firstRow="1" w:lastRow="0" w:firstColumn="1" w:lastColumn="0" w:noHBand="0" w:noVBand="1"/>
      </w:tblPr>
      <w:tblGrid>
        <w:gridCol w:w="889"/>
        <w:gridCol w:w="2102"/>
        <w:gridCol w:w="1870"/>
        <w:gridCol w:w="2433"/>
        <w:gridCol w:w="1003"/>
      </w:tblGrid>
      <w:tr w:rsidR="00155F5B" w:rsidRPr="00155F5B" w14:paraId="6F86B8AE"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DF7434" w14:textId="77777777" w:rsidR="00155F5B" w:rsidRPr="00155F5B" w:rsidRDefault="00155F5B" w:rsidP="00F4186E">
            <w:pPr>
              <w:spacing w:line="360" w:lineRule="auto"/>
              <w:rPr>
                <w:lang w:val="en-US"/>
              </w:rPr>
            </w:pPr>
            <w:r w:rsidRPr="00155F5B">
              <w:rPr>
                <w:lang w:val="en-US"/>
              </w:rPr>
              <w:t>Test Case ID</w:t>
            </w:r>
          </w:p>
        </w:tc>
        <w:tc>
          <w:tcPr>
            <w:tcW w:w="0" w:type="auto"/>
            <w:hideMark/>
          </w:tcPr>
          <w:p w14:paraId="0179F192"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Scenario</w:t>
            </w:r>
          </w:p>
        </w:tc>
        <w:tc>
          <w:tcPr>
            <w:tcW w:w="0" w:type="auto"/>
            <w:hideMark/>
          </w:tcPr>
          <w:p w14:paraId="3E351920"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Steps</w:t>
            </w:r>
          </w:p>
        </w:tc>
        <w:tc>
          <w:tcPr>
            <w:tcW w:w="0" w:type="auto"/>
            <w:hideMark/>
          </w:tcPr>
          <w:p w14:paraId="1611A51D"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Expected Output</w:t>
            </w:r>
          </w:p>
        </w:tc>
        <w:tc>
          <w:tcPr>
            <w:tcW w:w="0" w:type="auto"/>
            <w:hideMark/>
          </w:tcPr>
          <w:p w14:paraId="3DF8093A"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Status</w:t>
            </w:r>
          </w:p>
        </w:tc>
      </w:tr>
      <w:tr w:rsidR="00155F5B" w:rsidRPr="00155F5B" w14:paraId="3DD6F61E"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7D769" w14:textId="77777777" w:rsidR="00155F5B" w:rsidRPr="00155F5B" w:rsidRDefault="00155F5B" w:rsidP="00F4186E">
            <w:pPr>
              <w:spacing w:line="360" w:lineRule="auto"/>
              <w:rPr>
                <w:lang w:val="en-US"/>
              </w:rPr>
            </w:pPr>
            <w:r w:rsidRPr="00155F5B">
              <w:rPr>
                <w:lang w:val="en-US"/>
              </w:rPr>
              <w:t>WB-TC01</w:t>
            </w:r>
          </w:p>
        </w:tc>
        <w:tc>
          <w:tcPr>
            <w:tcW w:w="0" w:type="auto"/>
            <w:hideMark/>
          </w:tcPr>
          <w:p w14:paraId="10BF95B6"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 xml:space="preserve">Verify correct data ingestion from </w:t>
            </w:r>
            <w:r w:rsidRPr="00155F5B">
              <w:rPr>
                <w:lang w:val="en-US"/>
              </w:rPr>
              <w:lastRenderedPageBreak/>
              <w:t>Excel files to MS SQL Server</w:t>
            </w:r>
          </w:p>
        </w:tc>
        <w:tc>
          <w:tcPr>
            <w:tcW w:w="0" w:type="auto"/>
            <w:hideMark/>
          </w:tcPr>
          <w:p w14:paraId="20DF344C"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lastRenderedPageBreak/>
              <w:t>1. Load an Excel file</w:t>
            </w:r>
            <w:r w:rsidRPr="00155F5B">
              <w:rPr>
                <w:lang w:val="en-US"/>
              </w:rPr>
              <w:br/>
            </w:r>
            <w:r w:rsidRPr="00155F5B">
              <w:rPr>
                <w:lang w:val="en-US"/>
              </w:rPr>
              <w:lastRenderedPageBreak/>
              <w:t>2. Run the Python script</w:t>
            </w:r>
            <w:r w:rsidRPr="00155F5B">
              <w:rPr>
                <w:lang w:val="en-US"/>
              </w:rPr>
              <w:br/>
              <w:t>3. Check SQL database for inserted records</w:t>
            </w:r>
          </w:p>
        </w:tc>
        <w:tc>
          <w:tcPr>
            <w:tcW w:w="0" w:type="auto"/>
            <w:hideMark/>
          </w:tcPr>
          <w:p w14:paraId="2DE5FE89"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lastRenderedPageBreak/>
              <w:t xml:space="preserve">Data successfully stored in the </w:t>
            </w:r>
            <w:r w:rsidRPr="00155F5B">
              <w:rPr>
                <w:lang w:val="en-US"/>
              </w:rPr>
              <w:lastRenderedPageBreak/>
              <w:t>corresponding SQL table</w:t>
            </w:r>
          </w:p>
        </w:tc>
        <w:tc>
          <w:tcPr>
            <w:tcW w:w="0" w:type="auto"/>
            <w:hideMark/>
          </w:tcPr>
          <w:p w14:paraId="6B6286B6"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lastRenderedPageBreak/>
              <w:t>Pending</w:t>
            </w:r>
          </w:p>
        </w:tc>
      </w:tr>
      <w:tr w:rsidR="00155F5B" w:rsidRPr="00155F5B" w14:paraId="7BE42B03"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7AACBC6E" w14:textId="77777777" w:rsidR="00155F5B" w:rsidRPr="00155F5B" w:rsidRDefault="00155F5B" w:rsidP="00F4186E">
            <w:pPr>
              <w:spacing w:line="360" w:lineRule="auto"/>
              <w:rPr>
                <w:lang w:val="en-US"/>
              </w:rPr>
            </w:pPr>
            <w:r w:rsidRPr="00155F5B">
              <w:rPr>
                <w:lang w:val="en-US"/>
              </w:rPr>
              <w:t>WB-TC02</w:t>
            </w:r>
          </w:p>
        </w:tc>
        <w:tc>
          <w:tcPr>
            <w:tcW w:w="0" w:type="auto"/>
            <w:hideMark/>
          </w:tcPr>
          <w:p w14:paraId="4FC5B881"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Validate correct application of WisRule Algorithm</w:t>
            </w:r>
          </w:p>
        </w:tc>
        <w:tc>
          <w:tcPr>
            <w:tcW w:w="0" w:type="auto"/>
            <w:hideMark/>
          </w:tcPr>
          <w:p w14:paraId="6F44001B"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Input historical energy data</w:t>
            </w:r>
            <w:r w:rsidRPr="00155F5B">
              <w:rPr>
                <w:lang w:val="en-US"/>
              </w:rPr>
              <w:br/>
              <w:t>2. Execute WisRule</w:t>
            </w:r>
            <w:r w:rsidRPr="00155F5B">
              <w:rPr>
                <w:lang w:val="en-US"/>
              </w:rPr>
              <w:br/>
              <w:t>3. Check rule associations and predictions</w:t>
            </w:r>
          </w:p>
        </w:tc>
        <w:tc>
          <w:tcPr>
            <w:tcW w:w="0" w:type="auto"/>
            <w:hideMark/>
          </w:tcPr>
          <w:p w14:paraId="1EC50472"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WisRule generates associations between energy parameters and relevant insights</w:t>
            </w:r>
          </w:p>
        </w:tc>
        <w:tc>
          <w:tcPr>
            <w:tcW w:w="0" w:type="auto"/>
            <w:hideMark/>
          </w:tcPr>
          <w:p w14:paraId="07484DFA"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178AB227"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2FEF5" w14:textId="77777777" w:rsidR="00155F5B" w:rsidRPr="00155F5B" w:rsidRDefault="00155F5B" w:rsidP="00F4186E">
            <w:pPr>
              <w:spacing w:line="360" w:lineRule="auto"/>
              <w:rPr>
                <w:lang w:val="en-US"/>
              </w:rPr>
            </w:pPr>
            <w:r w:rsidRPr="00155F5B">
              <w:rPr>
                <w:lang w:val="en-US"/>
              </w:rPr>
              <w:t>WB-TC03</w:t>
            </w:r>
          </w:p>
        </w:tc>
        <w:tc>
          <w:tcPr>
            <w:tcW w:w="0" w:type="auto"/>
            <w:hideMark/>
          </w:tcPr>
          <w:p w14:paraId="3A0BFA5C"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Verify correct Linear Regression forecasting output</w:t>
            </w:r>
          </w:p>
        </w:tc>
        <w:tc>
          <w:tcPr>
            <w:tcW w:w="0" w:type="auto"/>
            <w:hideMark/>
          </w:tcPr>
          <w:p w14:paraId="789070E9"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Provide sample dataset</w:t>
            </w:r>
            <w:r w:rsidRPr="00155F5B">
              <w:rPr>
                <w:lang w:val="en-US"/>
              </w:rPr>
              <w:br/>
              <w:t>2. Run Linear Regression model</w:t>
            </w:r>
            <w:r w:rsidRPr="00155F5B">
              <w:rPr>
                <w:lang w:val="en-US"/>
              </w:rPr>
              <w:br/>
              <w:t>3. Compare forecasted vs. actual values</w:t>
            </w:r>
          </w:p>
        </w:tc>
        <w:tc>
          <w:tcPr>
            <w:tcW w:w="0" w:type="auto"/>
            <w:hideMark/>
          </w:tcPr>
          <w:p w14:paraId="5848A48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Accurate prediction of future energy consumption trends</w:t>
            </w:r>
          </w:p>
        </w:tc>
        <w:tc>
          <w:tcPr>
            <w:tcW w:w="0" w:type="auto"/>
            <w:hideMark/>
          </w:tcPr>
          <w:p w14:paraId="75DC17D1"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2A6890A2"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3EE13425" w14:textId="77777777" w:rsidR="00155F5B" w:rsidRPr="00155F5B" w:rsidRDefault="00155F5B" w:rsidP="00F4186E">
            <w:pPr>
              <w:spacing w:line="360" w:lineRule="auto"/>
              <w:rPr>
                <w:lang w:val="en-US"/>
              </w:rPr>
            </w:pPr>
            <w:r w:rsidRPr="00155F5B">
              <w:rPr>
                <w:lang w:val="en-US"/>
              </w:rPr>
              <w:t>WB-TC04</w:t>
            </w:r>
          </w:p>
        </w:tc>
        <w:tc>
          <w:tcPr>
            <w:tcW w:w="0" w:type="auto"/>
            <w:hideMark/>
          </w:tcPr>
          <w:p w14:paraId="609A4F33"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Check SQL query execution for scenario analysis</w:t>
            </w:r>
          </w:p>
        </w:tc>
        <w:tc>
          <w:tcPr>
            <w:tcW w:w="0" w:type="auto"/>
            <w:hideMark/>
          </w:tcPr>
          <w:p w14:paraId="1ADD369D"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Execute different scenario-based queries in SQL</w:t>
            </w:r>
            <w:r w:rsidRPr="00155F5B">
              <w:rPr>
                <w:lang w:val="en-US"/>
              </w:rPr>
              <w:br/>
              <w:t>2. Check data retrieval accuracy</w:t>
            </w:r>
          </w:p>
        </w:tc>
        <w:tc>
          <w:tcPr>
            <w:tcW w:w="0" w:type="auto"/>
            <w:hideMark/>
          </w:tcPr>
          <w:p w14:paraId="3384EBC5"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Queries retrieve accurate and expected results</w:t>
            </w:r>
          </w:p>
        </w:tc>
        <w:tc>
          <w:tcPr>
            <w:tcW w:w="0" w:type="auto"/>
            <w:hideMark/>
          </w:tcPr>
          <w:p w14:paraId="0D55AA07"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031328DB"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815246" w14:textId="77777777" w:rsidR="00155F5B" w:rsidRPr="00155F5B" w:rsidRDefault="00155F5B" w:rsidP="00F4186E">
            <w:pPr>
              <w:spacing w:line="360" w:lineRule="auto"/>
              <w:rPr>
                <w:lang w:val="en-US"/>
              </w:rPr>
            </w:pPr>
            <w:r w:rsidRPr="00155F5B">
              <w:rPr>
                <w:lang w:val="en-US"/>
              </w:rPr>
              <w:t>WB-TC05</w:t>
            </w:r>
          </w:p>
        </w:tc>
        <w:tc>
          <w:tcPr>
            <w:tcW w:w="0" w:type="auto"/>
            <w:hideMark/>
          </w:tcPr>
          <w:p w14:paraId="643DFC7A"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 xml:space="preserve">Validate data processing before visualization in </w:t>
            </w:r>
            <w:proofErr w:type="spellStart"/>
            <w:r w:rsidRPr="00155F5B">
              <w:rPr>
                <w:lang w:val="en-US"/>
              </w:rPr>
              <w:t>Streamlit</w:t>
            </w:r>
            <w:proofErr w:type="spellEnd"/>
          </w:p>
        </w:tc>
        <w:tc>
          <w:tcPr>
            <w:tcW w:w="0" w:type="auto"/>
            <w:hideMark/>
          </w:tcPr>
          <w:p w14:paraId="390BC53D"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 xml:space="preserve">1. Load dataset in </w:t>
            </w:r>
            <w:proofErr w:type="spellStart"/>
            <w:r w:rsidRPr="00155F5B">
              <w:rPr>
                <w:lang w:val="en-US"/>
              </w:rPr>
              <w:t>Streamlit</w:t>
            </w:r>
            <w:proofErr w:type="spellEnd"/>
            <w:r w:rsidRPr="00155F5B">
              <w:rPr>
                <w:lang w:val="en-US"/>
              </w:rPr>
              <w:br/>
              <w:t>2. Display visual graphs and tables</w:t>
            </w:r>
            <w:r w:rsidRPr="00155F5B">
              <w:rPr>
                <w:lang w:val="en-US"/>
              </w:rPr>
              <w:br/>
            </w:r>
            <w:r w:rsidRPr="00155F5B">
              <w:rPr>
                <w:lang w:val="en-US"/>
              </w:rPr>
              <w:lastRenderedPageBreak/>
              <w:t>3. Cross-check with raw data</w:t>
            </w:r>
          </w:p>
        </w:tc>
        <w:tc>
          <w:tcPr>
            <w:tcW w:w="0" w:type="auto"/>
            <w:hideMark/>
          </w:tcPr>
          <w:p w14:paraId="139A84BD"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155F5B">
              <w:rPr>
                <w:lang w:val="en-US"/>
              </w:rPr>
              <w:lastRenderedPageBreak/>
              <w:t>Streamlit</w:t>
            </w:r>
            <w:proofErr w:type="spellEnd"/>
            <w:r w:rsidRPr="00155F5B">
              <w:rPr>
                <w:lang w:val="en-US"/>
              </w:rPr>
              <w:t xml:space="preserve"> dashboard correctly visualizes the processed data</w:t>
            </w:r>
          </w:p>
        </w:tc>
        <w:tc>
          <w:tcPr>
            <w:tcW w:w="0" w:type="auto"/>
            <w:hideMark/>
          </w:tcPr>
          <w:p w14:paraId="29E2F664"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bl>
    <w:p w14:paraId="63D79991" w14:textId="2A31517B" w:rsidR="00C86830" w:rsidRDefault="00C86830" w:rsidP="00F4186E">
      <w:pPr>
        <w:spacing w:line="360" w:lineRule="auto"/>
      </w:pPr>
    </w:p>
    <w:p w14:paraId="612B34D4" w14:textId="77777777" w:rsidR="00C86830" w:rsidRPr="00C86830" w:rsidRDefault="00C86830" w:rsidP="00F4186E">
      <w:pPr>
        <w:spacing w:line="360" w:lineRule="auto"/>
      </w:pPr>
    </w:p>
    <w:p w14:paraId="17630F02" w14:textId="19F97C5D" w:rsidR="00C86830" w:rsidRPr="00C86830" w:rsidRDefault="00C86830" w:rsidP="00F4186E">
      <w:pPr>
        <w:spacing w:line="360" w:lineRule="auto"/>
        <w:outlineLvl w:val="1"/>
        <w:rPr>
          <w:b/>
          <w:color w:val="000000" w:themeColor="text1"/>
        </w:rPr>
      </w:pPr>
      <w:bookmarkStart w:id="167" w:name="_Toc192884147"/>
      <w:r w:rsidRPr="00C86830">
        <w:rPr>
          <w:b/>
          <w:color w:val="000000" w:themeColor="text1"/>
        </w:rPr>
        <w:t>5.2.2 Black-Box Test Cases</w:t>
      </w:r>
      <w:bookmarkEnd w:id="167"/>
    </w:p>
    <w:p w14:paraId="1C51D5DB" w14:textId="77777777" w:rsidR="00155F5B" w:rsidRDefault="00155F5B" w:rsidP="00F4186E">
      <w:pPr>
        <w:spacing w:line="360" w:lineRule="auto"/>
        <w:rPr>
          <w:bCs/>
          <w:color w:val="000000" w:themeColor="text1"/>
        </w:rPr>
      </w:pPr>
    </w:p>
    <w:tbl>
      <w:tblPr>
        <w:tblStyle w:val="PlainTable1"/>
        <w:tblW w:w="0" w:type="auto"/>
        <w:tblLook w:val="04A0" w:firstRow="1" w:lastRow="0" w:firstColumn="1" w:lastColumn="0" w:noHBand="0" w:noVBand="1"/>
      </w:tblPr>
      <w:tblGrid>
        <w:gridCol w:w="902"/>
        <w:gridCol w:w="1990"/>
        <w:gridCol w:w="2137"/>
        <w:gridCol w:w="2265"/>
        <w:gridCol w:w="1003"/>
      </w:tblGrid>
      <w:tr w:rsidR="00155F5B" w:rsidRPr="00155F5B" w14:paraId="3750E2C8"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9EC68" w14:textId="77777777" w:rsidR="00155F5B" w:rsidRPr="00155F5B" w:rsidRDefault="00155F5B" w:rsidP="00F4186E">
            <w:pPr>
              <w:spacing w:line="360" w:lineRule="auto"/>
              <w:rPr>
                <w:lang w:val="en-US"/>
              </w:rPr>
            </w:pPr>
            <w:r w:rsidRPr="00155F5B">
              <w:rPr>
                <w:lang w:val="en-US"/>
              </w:rPr>
              <w:t>Test Case ID</w:t>
            </w:r>
          </w:p>
        </w:tc>
        <w:tc>
          <w:tcPr>
            <w:tcW w:w="0" w:type="auto"/>
            <w:hideMark/>
          </w:tcPr>
          <w:p w14:paraId="63CF0A93"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Scenario</w:t>
            </w:r>
          </w:p>
        </w:tc>
        <w:tc>
          <w:tcPr>
            <w:tcW w:w="0" w:type="auto"/>
            <w:hideMark/>
          </w:tcPr>
          <w:p w14:paraId="18D59D78"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Steps</w:t>
            </w:r>
          </w:p>
        </w:tc>
        <w:tc>
          <w:tcPr>
            <w:tcW w:w="0" w:type="auto"/>
            <w:hideMark/>
          </w:tcPr>
          <w:p w14:paraId="5606C5EE"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Expected Output</w:t>
            </w:r>
          </w:p>
        </w:tc>
        <w:tc>
          <w:tcPr>
            <w:tcW w:w="0" w:type="auto"/>
            <w:hideMark/>
          </w:tcPr>
          <w:p w14:paraId="5CE42449"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Status</w:t>
            </w:r>
          </w:p>
        </w:tc>
      </w:tr>
      <w:tr w:rsidR="00155F5B" w:rsidRPr="00155F5B" w14:paraId="7AFD8828"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8D977" w14:textId="77777777" w:rsidR="00155F5B" w:rsidRPr="00155F5B" w:rsidRDefault="00155F5B" w:rsidP="00F4186E">
            <w:pPr>
              <w:spacing w:line="360" w:lineRule="auto"/>
              <w:rPr>
                <w:lang w:val="en-US"/>
              </w:rPr>
            </w:pPr>
            <w:r w:rsidRPr="00155F5B">
              <w:rPr>
                <w:lang w:val="en-US"/>
              </w:rPr>
              <w:t>BB-TC01</w:t>
            </w:r>
          </w:p>
        </w:tc>
        <w:tc>
          <w:tcPr>
            <w:tcW w:w="0" w:type="auto"/>
            <w:hideMark/>
          </w:tcPr>
          <w:p w14:paraId="155B76A9"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Validate user login functionality</w:t>
            </w:r>
          </w:p>
        </w:tc>
        <w:tc>
          <w:tcPr>
            <w:tcW w:w="0" w:type="auto"/>
            <w:hideMark/>
          </w:tcPr>
          <w:p w14:paraId="70E3EF5C"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 xml:space="preserve">1. Open </w:t>
            </w:r>
            <w:proofErr w:type="spellStart"/>
            <w:r w:rsidRPr="00155F5B">
              <w:rPr>
                <w:lang w:val="en-US"/>
              </w:rPr>
              <w:t>Streamlit</w:t>
            </w:r>
            <w:proofErr w:type="spellEnd"/>
            <w:r w:rsidRPr="00155F5B">
              <w:rPr>
                <w:lang w:val="en-US"/>
              </w:rPr>
              <w:t xml:space="preserve"> dashboard</w:t>
            </w:r>
            <w:r w:rsidRPr="00155F5B">
              <w:rPr>
                <w:lang w:val="en-US"/>
              </w:rPr>
              <w:br/>
              <w:t>2. Enter valid credentials</w:t>
            </w:r>
            <w:r w:rsidRPr="00155F5B">
              <w:rPr>
                <w:lang w:val="en-US"/>
              </w:rPr>
              <w:br/>
              <w:t>3. Click "Login"</w:t>
            </w:r>
          </w:p>
        </w:tc>
        <w:tc>
          <w:tcPr>
            <w:tcW w:w="0" w:type="auto"/>
            <w:hideMark/>
          </w:tcPr>
          <w:p w14:paraId="73627E9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User is successfully authenticated and redirected to dashboard</w:t>
            </w:r>
          </w:p>
        </w:tc>
        <w:tc>
          <w:tcPr>
            <w:tcW w:w="0" w:type="auto"/>
            <w:hideMark/>
          </w:tcPr>
          <w:p w14:paraId="249ECBC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6D5AD2F3"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6B5D5D11" w14:textId="77777777" w:rsidR="00155F5B" w:rsidRPr="00155F5B" w:rsidRDefault="00155F5B" w:rsidP="00F4186E">
            <w:pPr>
              <w:spacing w:line="360" w:lineRule="auto"/>
              <w:rPr>
                <w:lang w:val="en-US"/>
              </w:rPr>
            </w:pPr>
            <w:r w:rsidRPr="00155F5B">
              <w:rPr>
                <w:lang w:val="en-US"/>
              </w:rPr>
              <w:t>BB-TC02</w:t>
            </w:r>
          </w:p>
        </w:tc>
        <w:tc>
          <w:tcPr>
            <w:tcW w:w="0" w:type="auto"/>
            <w:hideMark/>
          </w:tcPr>
          <w:p w14:paraId="77C83CCC"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Check system behavior with incorrect login details</w:t>
            </w:r>
          </w:p>
        </w:tc>
        <w:tc>
          <w:tcPr>
            <w:tcW w:w="0" w:type="auto"/>
            <w:hideMark/>
          </w:tcPr>
          <w:p w14:paraId="57D16667"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Enter incorrect credentials</w:t>
            </w:r>
            <w:r w:rsidRPr="00155F5B">
              <w:rPr>
                <w:lang w:val="en-US"/>
              </w:rPr>
              <w:br/>
              <w:t>2. Click "Login"</w:t>
            </w:r>
          </w:p>
        </w:tc>
        <w:tc>
          <w:tcPr>
            <w:tcW w:w="0" w:type="auto"/>
            <w:hideMark/>
          </w:tcPr>
          <w:p w14:paraId="175266D8"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System displays an "Invalid credentials" message</w:t>
            </w:r>
          </w:p>
        </w:tc>
        <w:tc>
          <w:tcPr>
            <w:tcW w:w="0" w:type="auto"/>
            <w:hideMark/>
          </w:tcPr>
          <w:p w14:paraId="4F4035BF"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31E00AE2"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5BAA10" w14:textId="77777777" w:rsidR="00155F5B" w:rsidRPr="00155F5B" w:rsidRDefault="00155F5B" w:rsidP="00F4186E">
            <w:pPr>
              <w:spacing w:line="360" w:lineRule="auto"/>
              <w:rPr>
                <w:lang w:val="en-US"/>
              </w:rPr>
            </w:pPr>
            <w:r w:rsidRPr="00155F5B">
              <w:rPr>
                <w:lang w:val="en-US"/>
              </w:rPr>
              <w:t>BB-TC03</w:t>
            </w:r>
          </w:p>
        </w:tc>
        <w:tc>
          <w:tcPr>
            <w:tcW w:w="0" w:type="auto"/>
            <w:hideMark/>
          </w:tcPr>
          <w:p w14:paraId="67981654"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Ensure correct file upload functionality</w:t>
            </w:r>
          </w:p>
        </w:tc>
        <w:tc>
          <w:tcPr>
            <w:tcW w:w="0" w:type="auto"/>
            <w:hideMark/>
          </w:tcPr>
          <w:p w14:paraId="509D91A5"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Navigate to file upload section</w:t>
            </w:r>
            <w:r w:rsidRPr="00155F5B">
              <w:rPr>
                <w:lang w:val="en-US"/>
              </w:rPr>
              <w:br/>
              <w:t>2. Upload an Excel file with valid data</w:t>
            </w:r>
            <w:r w:rsidRPr="00155F5B">
              <w:rPr>
                <w:lang w:val="en-US"/>
              </w:rPr>
              <w:br/>
              <w:t>3. Click "Submit"</w:t>
            </w:r>
          </w:p>
        </w:tc>
        <w:tc>
          <w:tcPr>
            <w:tcW w:w="0" w:type="auto"/>
            <w:hideMark/>
          </w:tcPr>
          <w:p w14:paraId="47E94DD1"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File is uploaded successfully, and data is stored in MS SQL Server</w:t>
            </w:r>
          </w:p>
        </w:tc>
        <w:tc>
          <w:tcPr>
            <w:tcW w:w="0" w:type="auto"/>
            <w:hideMark/>
          </w:tcPr>
          <w:p w14:paraId="5C5B33D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34A42D1F"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7B0E42C9" w14:textId="77777777" w:rsidR="00155F5B" w:rsidRPr="00155F5B" w:rsidRDefault="00155F5B" w:rsidP="00F4186E">
            <w:pPr>
              <w:spacing w:line="360" w:lineRule="auto"/>
              <w:rPr>
                <w:lang w:val="en-US"/>
              </w:rPr>
            </w:pPr>
            <w:r w:rsidRPr="00155F5B">
              <w:rPr>
                <w:lang w:val="en-US"/>
              </w:rPr>
              <w:t>BB-TC04</w:t>
            </w:r>
          </w:p>
        </w:tc>
        <w:tc>
          <w:tcPr>
            <w:tcW w:w="0" w:type="auto"/>
            <w:hideMark/>
          </w:tcPr>
          <w:p w14:paraId="6D250C2F"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Verify WisRule execution from UI</w:t>
            </w:r>
          </w:p>
        </w:tc>
        <w:tc>
          <w:tcPr>
            <w:tcW w:w="0" w:type="auto"/>
            <w:hideMark/>
          </w:tcPr>
          <w:p w14:paraId="415147F5"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Select "Run Analysis"</w:t>
            </w:r>
            <w:r w:rsidRPr="00155F5B">
              <w:rPr>
                <w:lang w:val="en-US"/>
              </w:rPr>
              <w:br/>
              <w:t>2. Choose parameters for scenario analysis</w:t>
            </w:r>
            <w:r w:rsidRPr="00155F5B">
              <w:rPr>
                <w:lang w:val="en-US"/>
              </w:rPr>
              <w:br/>
              <w:t>3. Click "Execute"</w:t>
            </w:r>
          </w:p>
        </w:tc>
        <w:tc>
          <w:tcPr>
            <w:tcW w:w="0" w:type="auto"/>
            <w:hideMark/>
          </w:tcPr>
          <w:p w14:paraId="66425699"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WisRule processes data and displays associations in the dashboard</w:t>
            </w:r>
          </w:p>
        </w:tc>
        <w:tc>
          <w:tcPr>
            <w:tcW w:w="0" w:type="auto"/>
            <w:hideMark/>
          </w:tcPr>
          <w:p w14:paraId="1A010832"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27F5F16C"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63D8A1" w14:textId="77777777" w:rsidR="00155F5B" w:rsidRPr="00155F5B" w:rsidRDefault="00155F5B" w:rsidP="00F4186E">
            <w:pPr>
              <w:spacing w:line="360" w:lineRule="auto"/>
              <w:rPr>
                <w:lang w:val="en-US"/>
              </w:rPr>
            </w:pPr>
            <w:r w:rsidRPr="00155F5B">
              <w:rPr>
                <w:lang w:val="en-US"/>
              </w:rPr>
              <w:t>BB-TC05</w:t>
            </w:r>
          </w:p>
        </w:tc>
        <w:tc>
          <w:tcPr>
            <w:tcW w:w="0" w:type="auto"/>
            <w:hideMark/>
          </w:tcPr>
          <w:p w14:paraId="267A4E37"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Check energy forecast visualization</w:t>
            </w:r>
          </w:p>
        </w:tc>
        <w:tc>
          <w:tcPr>
            <w:tcW w:w="0" w:type="auto"/>
            <w:hideMark/>
          </w:tcPr>
          <w:p w14:paraId="3D175086"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 xml:space="preserve">1. Load energy dataset in </w:t>
            </w:r>
            <w:proofErr w:type="spellStart"/>
            <w:r w:rsidRPr="00155F5B">
              <w:rPr>
                <w:lang w:val="en-US"/>
              </w:rPr>
              <w:t>Streamlit</w:t>
            </w:r>
            <w:proofErr w:type="spellEnd"/>
            <w:r w:rsidRPr="00155F5B">
              <w:rPr>
                <w:lang w:val="en-US"/>
              </w:rPr>
              <w:br/>
              <w:t>2. Run forecasting algorithm</w:t>
            </w:r>
            <w:r w:rsidRPr="00155F5B">
              <w:rPr>
                <w:lang w:val="en-US"/>
              </w:rPr>
              <w:br/>
            </w:r>
            <w:r w:rsidRPr="00155F5B">
              <w:rPr>
                <w:lang w:val="en-US"/>
              </w:rPr>
              <w:lastRenderedPageBreak/>
              <w:t>3. Display graph of predicted vs. actual energy consumption</w:t>
            </w:r>
          </w:p>
        </w:tc>
        <w:tc>
          <w:tcPr>
            <w:tcW w:w="0" w:type="auto"/>
            <w:hideMark/>
          </w:tcPr>
          <w:p w14:paraId="4278F587"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lastRenderedPageBreak/>
              <w:t>Graph is accurate and clear</w:t>
            </w:r>
          </w:p>
        </w:tc>
        <w:tc>
          <w:tcPr>
            <w:tcW w:w="0" w:type="auto"/>
            <w:hideMark/>
          </w:tcPr>
          <w:p w14:paraId="35701582"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0206CEB5"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213B83DE" w14:textId="77777777" w:rsidR="00155F5B" w:rsidRPr="00155F5B" w:rsidRDefault="00155F5B" w:rsidP="00F4186E">
            <w:pPr>
              <w:spacing w:line="360" w:lineRule="auto"/>
              <w:rPr>
                <w:lang w:val="en-US"/>
              </w:rPr>
            </w:pPr>
            <w:r w:rsidRPr="00155F5B">
              <w:rPr>
                <w:lang w:val="en-US"/>
              </w:rPr>
              <w:t>BB-TC06</w:t>
            </w:r>
          </w:p>
        </w:tc>
        <w:tc>
          <w:tcPr>
            <w:tcW w:w="0" w:type="auto"/>
            <w:hideMark/>
          </w:tcPr>
          <w:p w14:paraId="033EA801"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Validate report export functionality</w:t>
            </w:r>
          </w:p>
        </w:tc>
        <w:tc>
          <w:tcPr>
            <w:tcW w:w="0" w:type="auto"/>
            <w:hideMark/>
          </w:tcPr>
          <w:p w14:paraId="15BFE55D"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Click "Generate Report"</w:t>
            </w:r>
            <w:r w:rsidRPr="00155F5B">
              <w:rPr>
                <w:lang w:val="en-US"/>
              </w:rPr>
              <w:br/>
              <w:t>2. Choose export format (PDF, CSV)</w:t>
            </w:r>
            <w:r w:rsidRPr="00155F5B">
              <w:rPr>
                <w:lang w:val="en-US"/>
              </w:rPr>
              <w:br/>
              <w:t>3. Download report</w:t>
            </w:r>
          </w:p>
        </w:tc>
        <w:tc>
          <w:tcPr>
            <w:tcW w:w="0" w:type="auto"/>
            <w:hideMark/>
          </w:tcPr>
          <w:p w14:paraId="7DCEE0B3"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Report is successfully downloaded with correct data</w:t>
            </w:r>
          </w:p>
        </w:tc>
        <w:tc>
          <w:tcPr>
            <w:tcW w:w="0" w:type="auto"/>
            <w:hideMark/>
          </w:tcPr>
          <w:p w14:paraId="048F218D"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bl>
    <w:p w14:paraId="51691DE7" w14:textId="77777777" w:rsidR="00C86830" w:rsidRPr="00C86830" w:rsidRDefault="00C86830" w:rsidP="00F4186E">
      <w:pPr>
        <w:spacing w:line="360" w:lineRule="auto"/>
      </w:pPr>
    </w:p>
    <w:p w14:paraId="333EBEE7" w14:textId="4F4B04D0" w:rsidR="00C86830" w:rsidRPr="00C86830" w:rsidRDefault="00C86830" w:rsidP="00F4186E">
      <w:pPr>
        <w:spacing w:line="360" w:lineRule="auto"/>
        <w:outlineLvl w:val="1"/>
        <w:rPr>
          <w:b/>
          <w:color w:val="000000" w:themeColor="text1"/>
        </w:rPr>
      </w:pPr>
      <w:bookmarkStart w:id="168" w:name="_Toc192884148"/>
      <w:r w:rsidRPr="00C86830">
        <w:rPr>
          <w:b/>
          <w:color w:val="000000" w:themeColor="text1"/>
        </w:rPr>
        <w:t>5.2.3 GUI Test Cases</w:t>
      </w:r>
      <w:bookmarkEnd w:id="168"/>
    </w:p>
    <w:p w14:paraId="12B649B4" w14:textId="77777777" w:rsidR="00155F5B" w:rsidRDefault="00155F5B" w:rsidP="00F4186E">
      <w:pPr>
        <w:spacing w:line="360" w:lineRule="auto"/>
      </w:pPr>
    </w:p>
    <w:tbl>
      <w:tblPr>
        <w:tblStyle w:val="PlainTable1"/>
        <w:tblW w:w="0" w:type="auto"/>
        <w:tblLook w:val="04A0" w:firstRow="1" w:lastRow="0" w:firstColumn="1" w:lastColumn="0" w:noHBand="0" w:noVBand="1"/>
      </w:tblPr>
      <w:tblGrid>
        <w:gridCol w:w="893"/>
        <w:gridCol w:w="2130"/>
        <w:gridCol w:w="2246"/>
        <w:gridCol w:w="2025"/>
        <w:gridCol w:w="1003"/>
      </w:tblGrid>
      <w:tr w:rsidR="00155F5B" w:rsidRPr="00155F5B" w14:paraId="5B49F258"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79E8F2" w14:textId="77777777" w:rsidR="00155F5B" w:rsidRPr="00155F5B" w:rsidRDefault="00155F5B" w:rsidP="00F4186E">
            <w:pPr>
              <w:spacing w:line="360" w:lineRule="auto"/>
              <w:rPr>
                <w:lang w:val="en-US"/>
              </w:rPr>
            </w:pPr>
            <w:r w:rsidRPr="00155F5B">
              <w:rPr>
                <w:lang w:val="en-US"/>
              </w:rPr>
              <w:t>Test Case ID</w:t>
            </w:r>
          </w:p>
        </w:tc>
        <w:tc>
          <w:tcPr>
            <w:tcW w:w="0" w:type="auto"/>
            <w:hideMark/>
          </w:tcPr>
          <w:p w14:paraId="23EA471C"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Scenario</w:t>
            </w:r>
          </w:p>
        </w:tc>
        <w:tc>
          <w:tcPr>
            <w:tcW w:w="0" w:type="auto"/>
            <w:hideMark/>
          </w:tcPr>
          <w:p w14:paraId="6DB6C3AD"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Steps</w:t>
            </w:r>
          </w:p>
        </w:tc>
        <w:tc>
          <w:tcPr>
            <w:tcW w:w="0" w:type="auto"/>
            <w:hideMark/>
          </w:tcPr>
          <w:p w14:paraId="177DC121"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Expected Output</w:t>
            </w:r>
          </w:p>
        </w:tc>
        <w:tc>
          <w:tcPr>
            <w:tcW w:w="0" w:type="auto"/>
            <w:hideMark/>
          </w:tcPr>
          <w:p w14:paraId="4E66DD70"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Status</w:t>
            </w:r>
          </w:p>
        </w:tc>
      </w:tr>
      <w:tr w:rsidR="00155F5B" w:rsidRPr="00155F5B" w14:paraId="56F1C63A"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E2FFF2" w14:textId="77777777" w:rsidR="00155F5B" w:rsidRPr="00155F5B" w:rsidRDefault="00155F5B" w:rsidP="00F4186E">
            <w:pPr>
              <w:spacing w:line="360" w:lineRule="auto"/>
              <w:rPr>
                <w:lang w:val="en-US"/>
              </w:rPr>
            </w:pPr>
            <w:r w:rsidRPr="00155F5B">
              <w:rPr>
                <w:lang w:val="en-US"/>
              </w:rPr>
              <w:t>GUI-TC01</w:t>
            </w:r>
          </w:p>
        </w:tc>
        <w:tc>
          <w:tcPr>
            <w:tcW w:w="0" w:type="auto"/>
            <w:hideMark/>
          </w:tcPr>
          <w:p w14:paraId="2581C8EC"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 xml:space="preserve">Validate </w:t>
            </w:r>
            <w:proofErr w:type="spellStart"/>
            <w:r w:rsidRPr="00155F5B">
              <w:rPr>
                <w:lang w:val="en-US"/>
              </w:rPr>
              <w:t>Streamlit</w:t>
            </w:r>
            <w:proofErr w:type="spellEnd"/>
            <w:r w:rsidRPr="00155F5B">
              <w:rPr>
                <w:lang w:val="en-US"/>
              </w:rPr>
              <w:t xml:space="preserve"> dashboard layout</w:t>
            </w:r>
          </w:p>
        </w:tc>
        <w:tc>
          <w:tcPr>
            <w:tcW w:w="0" w:type="auto"/>
            <w:hideMark/>
          </w:tcPr>
          <w:p w14:paraId="7F05CFA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Launch the IESA dashboard</w:t>
            </w:r>
            <w:r w:rsidRPr="00155F5B">
              <w:rPr>
                <w:lang w:val="en-US"/>
              </w:rPr>
              <w:br/>
              <w:t>2. Check if all UI components (charts, tables, buttons) load correctly</w:t>
            </w:r>
          </w:p>
        </w:tc>
        <w:tc>
          <w:tcPr>
            <w:tcW w:w="0" w:type="auto"/>
            <w:hideMark/>
          </w:tcPr>
          <w:p w14:paraId="1CFD777E"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UI components align properly and load without errors</w:t>
            </w:r>
          </w:p>
        </w:tc>
        <w:tc>
          <w:tcPr>
            <w:tcW w:w="0" w:type="auto"/>
            <w:hideMark/>
          </w:tcPr>
          <w:p w14:paraId="42DDED9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1966CC84"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144E7444" w14:textId="77777777" w:rsidR="00155F5B" w:rsidRPr="00155F5B" w:rsidRDefault="00155F5B" w:rsidP="00F4186E">
            <w:pPr>
              <w:spacing w:line="360" w:lineRule="auto"/>
              <w:rPr>
                <w:lang w:val="en-US"/>
              </w:rPr>
            </w:pPr>
            <w:r w:rsidRPr="00155F5B">
              <w:rPr>
                <w:lang w:val="en-US"/>
              </w:rPr>
              <w:t>GUI-TC02</w:t>
            </w:r>
          </w:p>
        </w:tc>
        <w:tc>
          <w:tcPr>
            <w:tcW w:w="0" w:type="auto"/>
            <w:hideMark/>
          </w:tcPr>
          <w:p w14:paraId="20CF1C56"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Ensure responsiveness on different screen sizes</w:t>
            </w:r>
          </w:p>
        </w:tc>
        <w:tc>
          <w:tcPr>
            <w:tcW w:w="0" w:type="auto"/>
            <w:hideMark/>
          </w:tcPr>
          <w:p w14:paraId="447EDB98"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Open the dashboard on a laptop, tablet, and mobile</w:t>
            </w:r>
            <w:r w:rsidRPr="00155F5B">
              <w:rPr>
                <w:lang w:val="en-US"/>
              </w:rPr>
              <w:br/>
              <w:t>2. Resize the window</w:t>
            </w:r>
            <w:r w:rsidRPr="00155F5B">
              <w:rPr>
                <w:lang w:val="en-US"/>
              </w:rPr>
              <w:br/>
              <w:t>3. Check if UI elements adjust correctly</w:t>
            </w:r>
          </w:p>
        </w:tc>
        <w:tc>
          <w:tcPr>
            <w:tcW w:w="0" w:type="auto"/>
            <w:hideMark/>
          </w:tcPr>
          <w:p w14:paraId="51BB3394"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The dashboard is responsive and well-aligned on all devices</w:t>
            </w:r>
          </w:p>
        </w:tc>
        <w:tc>
          <w:tcPr>
            <w:tcW w:w="0" w:type="auto"/>
            <w:hideMark/>
          </w:tcPr>
          <w:p w14:paraId="15B69B0C"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4495D65B"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C09D6D" w14:textId="77777777" w:rsidR="00155F5B" w:rsidRPr="00155F5B" w:rsidRDefault="00155F5B" w:rsidP="00F4186E">
            <w:pPr>
              <w:spacing w:line="360" w:lineRule="auto"/>
              <w:rPr>
                <w:lang w:val="en-US"/>
              </w:rPr>
            </w:pPr>
            <w:r w:rsidRPr="00155F5B">
              <w:rPr>
                <w:lang w:val="en-US"/>
              </w:rPr>
              <w:t>GUI-TC03</w:t>
            </w:r>
          </w:p>
        </w:tc>
        <w:tc>
          <w:tcPr>
            <w:tcW w:w="0" w:type="auto"/>
            <w:hideMark/>
          </w:tcPr>
          <w:p w14:paraId="53641E49"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Verify dashboard navigation</w:t>
            </w:r>
          </w:p>
        </w:tc>
        <w:tc>
          <w:tcPr>
            <w:tcW w:w="0" w:type="auto"/>
            <w:hideMark/>
          </w:tcPr>
          <w:p w14:paraId="42EABF7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 xml:space="preserve">1. Click on different menu options (Dashboard, </w:t>
            </w:r>
            <w:r w:rsidRPr="00155F5B">
              <w:rPr>
                <w:lang w:val="en-US"/>
              </w:rPr>
              <w:lastRenderedPageBreak/>
              <w:t>Reports, Analysis, Settings)</w:t>
            </w:r>
            <w:r w:rsidRPr="00155F5B">
              <w:rPr>
                <w:lang w:val="en-US"/>
              </w:rPr>
              <w:br/>
              <w:t>2. Observe navigation flow</w:t>
            </w:r>
          </w:p>
        </w:tc>
        <w:tc>
          <w:tcPr>
            <w:tcW w:w="0" w:type="auto"/>
            <w:hideMark/>
          </w:tcPr>
          <w:p w14:paraId="42C130F8"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lastRenderedPageBreak/>
              <w:t>Navigation works smoothly, and no broken links exist</w:t>
            </w:r>
          </w:p>
        </w:tc>
        <w:tc>
          <w:tcPr>
            <w:tcW w:w="0" w:type="auto"/>
            <w:hideMark/>
          </w:tcPr>
          <w:p w14:paraId="08807F07"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53D6295F"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434D3E58" w14:textId="77777777" w:rsidR="00155F5B" w:rsidRPr="00155F5B" w:rsidRDefault="00155F5B" w:rsidP="00F4186E">
            <w:pPr>
              <w:spacing w:line="360" w:lineRule="auto"/>
              <w:rPr>
                <w:lang w:val="en-US"/>
              </w:rPr>
            </w:pPr>
            <w:r w:rsidRPr="00155F5B">
              <w:rPr>
                <w:lang w:val="en-US"/>
              </w:rPr>
              <w:t>GUI-TC04</w:t>
            </w:r>
          </w:p>
        </w:tc>
        <w:tc>
          <w:tcPr>
            <w:tcW w:w="0" w:type="auto"/>
            <w:hideMark/>
          </w:tcPr>
          <w:p w14:paraId="055D9548"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Check data visualization responsiveness</w:t>
            </w:r>
          </w:p>
        </w:tc>
        <w:tc>
          <w:tcPr>
            <w:tcW w:w="0" w:type="auto"/>
            <w:hideMark/>
          </w:tcPr>
          <w:p w14:paraId="7234A06D"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Upload an energy dataset</w:t>
            </w:r>
            <w:r w:rsidRPr="00155F5B">
              <w:rPr>
                <w:lang w:val="en-US"/>
              </w:rPr>
              <w:br/>
              <w:t>2. Check if graphs update dynamically</w:t>
            </w:r>
            <w:r w:rsidRPr="00155F5B">
              <w:rPr>
                <w:lang w:val="en-US"/>
              </w:rPr>
              <w:br/>
              <w:t>3. Adjust filters and observe changes</w:t>
            </w:r>
          </w:p>
        </w:tc>
        <w:tc>
          <w:tcPr>
            <w:tcW w:w="0" w:type="auto"/>
            <w:hideMark/>
          </w:tcPr>
          <w:p w14:paraId="67FB7B6B"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Graphs update in real time when filters are applied</w:t>
            </w:r>
          </w:p>
        </w:tc>
        <w:tc>
          <w:tcPr>
            <w:tcW w:w="0" w:type="auto"/>
            <w:hideMark/>
          </w:tcPr>
          <w:p w14:paraId="35BAA199"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00E9BB39"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FE0397" w14:textId="77777777" w:rsidR="00155F5B" w:rsidRPr="00155F5B" w:rsidRDefault="00155F5B" w:rsidP="00F4186E">
            <w:pPr>
              <w:spacing w:line="360" w:lineRule="auto"/>
              <w:rPr>
                <w:lang w:val="en-US"/>
              </w:rPr>
            </w:pPr>
            <w:r w:rsidRPr="00155F5B">
              <w:rPr>
                <w:lang w:val="en-US"/>
              </w:rPr>
              <w:t>GUI-TC05</w:t>
            </w:r>
          </w:p>
        </w:tc>
        <w:tc>
          <w:tcPr>
            <w:tcW w:w="0" w:type="auto"/>
            <w:hideMark/>
          </w:tcPr>
          <w:p w14:paraId="00DCAF25"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Validate color scheme and theme consistency</w:t>
            </w:r>
          </w:p>
        </w:tc>
        <w:tc>
          <w:tcPr>
            <w:tcW w:w="0" w:type="auto"/>
            <w:hideMark/>
          </w:tcPr>
          <w:p w14:paraId="2D37D88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Open different pages of the dashboard</w:t>
            </w:r>
            <w:r w:rsidRPr="00155F5B">
              <w:rPr>
                <w:lang w:val="en-US"/>
              </w:rPr>
              <w:br/>
              <w:t>2. Check UI consistency (fonts, colors, buttons)</w:t>
            </w:r>
          </w:p>
        </w:tc>
        <w:tc>
          <w:tcPr>
            <w:tcW w:w="0" w:type="auto"/>
            <w:hideMark/>
          </w:tcPr>
          <w:p w14:paraId="5279EAAA"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Theme and colors remain consistent across all pages</w:t>
            </w:r>
          </w:p>
        </w:tc>
        <w:tc>
          <w:tcPr>
            <w:tcW w:w="0" w:type="auto"/>
            <w:hideMark/>
          </w:tcPr>
          <w:p w14:paraId="2A2C4F44"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73C08219"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21C0332E" w14:textId="77777777" w:rsidR="00155F5B" w:rsidRPr="00155F5B" w:rsidRDefault="00155F5B" w:rsidP="00F4186E">
            <w:pPr>
              <w:spacing w:line="360" w:lineRule="auto"/>
              <w:rPr>
                <w:lang w:val="en-US"/>
              </w:rPr>
            </w:pPr>
            <w:r w:rsidRPr="00155F5B">
              <w:rPr>
                <w:lang w:val="en-US"/>
              </w:rPr>
              <w:t>GUI-TC06</w:t>
            </w:r>
          </w:p>
        </w:tc>
        <w:tc>
          <w:tcPr>
            <w:tcW w:w="0" w:type="auto"/>
            <w:hideMark/>
          </w:tcPr>
          <w:p w14:paraId="65782B66"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Verify error messages and pop-ups</w:t>
            </w:r>
          </w:p>
        </w:tc>
        <w:tc>
          <w:tcPr>
            <w:tcW w:w="0" w:type="auto"/>
            <w:hideMark/>
          </w:tcPr>
          <w:p w14:paraId="4E25DC88"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Enter invalid inputs</w:t>
            </w:r>
            <w:r w:rsidRPr="00155F5B">
              <w:rPr>
                <w:lang w:val="en-US"/>
              </w:rPr>
              <w:br/>
              <w:t>2. Submit incorrect login details</w:t>
            </w:r>
            <w:r w:rsidRPr="00155F5B">
              <w:rPr>
                <w:lang w:val="en-US"/>
              </w:rPr>
              <w:br/>
              <w:t>3. Upload unsupported file format</w:t>
            </w:r>
          </w:p>
        </w:tc>
        <w:tc>
          <w:tcPr>
            <w:tcW w:w="0" w:type="auto"/>
            <w:hideMark/>
          </w:tcPr>
          <w:p w14:paraId="1D8A21EE"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Proper error messages and warnings are displayed</w:t>
            </w:r>
          </w:p>
        </w:tc>
        <w:tc>
          <w:tcPr>
            <w:tcW w:w="0" w:type="auto"/>
            <w:hideMark/>
          </w:tcPr>
          <w:p w14:paraId="574456BD"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1DCEB6C5"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4BF96F" w14:textId="77777777" w:rsidR="00155F5B" w:rsidRPr="00155F5B" w:rsidRDefault="00155F5B" w:rsidP="00F4186E">
            <w:pPr>
              <w:spacing w:line="360" w:lineRule="auto"/>
              <w:rPr>
                <w:lang w:val="en-US"/>
              </w:rPr>
            </w:pPr>
            <w:r w:rsidRPr="00155F5B">
              <w:rPr>
                <w:lang w:val="en-US"/>
              </w:rPr>
              <w:t>GUI-TC07</w:t>
            </w:r>
          </w:p>
        </w:tc>
        <w:tc>
          <w:tcPr>
            <w:tcW w:w="0" w:type="auto"/>
            <w:hideMark/>
          </w:tcPr>
          <w:p w14:paraId="6CACF701"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Ensure "Download Report" button works correctly</w:t>
            </w:r>
          </w:p>
        </w:tc>
        <w:tc>
          <w:tcPr>
            <w:tcW w:w="0" w:type="auto"/>
            <w:hideMark/>
          </w:tcPr>
          <w:p w14:paraId="428CDFD8"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Click on "Download Report"</w:t>
            </w:r>
            <w:r w:rsidRPr="00155F5B">
              <w:rPr>
                <w:lang w:val="en-US"/>
              </w:rPr>
              <w:br/>
              <w:t>2. Select file format (PDF, CSV)</w:t>
            </w:r>
            <w:r w:rsidRPr="00155F5B">
              <w:rPr>
                <w:lang w:val="en-US"/>
              </w:rPr>
              <w:br/>
              <w:t>3. Check if file downloads properly</w:t>
            </w:r>
          </w:p>
        </w:tc>
        <w:tc>
          <w:tcPr>
            <w:tcW w:w="0" w:type="auto"/>
            <w:hideMark/>
          </w:tcPr>
          <w:p w14:paraId="31742C5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Report is downloaded successfully in the selected format</w:t>
            </w:r>
          </w:p>
        </w:tc>
        <w:tc>
          <w:tcPr>
            <w:tcW w:w="0" w:type="auto"/>
            <w:hideMark/>
          </w:tcPr>
          <w:p w14:paraId="50D5313C"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bl>
    <w:p w14:paraId="746D5635" w14:textId="77777777" w:rsidR="00C86830" w:rsidRPr="00C86830" w:rsidRDefault="00C86830" w:rsidP="00F4186E">
      <w:pPr>
        <w:spacing w:line="360" w:lineRule="auto"/>
      </w:pPr>
    </w:p>
    <w:p w14:paraId="5A468848" w14:textId="7E45CB4F" w:rsidR="00C86830" w:rsidRPr="00C86830" w:rsidRDefault="00C86830" w:rsidP="00F4186E">
      <w:pPr>
        <w:spacing w:line="360" w:lineRule="auto"/>
        <w:outlineLvl w:val="1"/>
        <w:rPr>
          <w:b/>
          <w:color w:val="000000" w:themeColor="text1"/>
        </w:rPr>
      </w:pPr>
      <w:bookmarkStart w:id="169" w:name="_Toc192884149"/>
      <w:r w:rsidRPr="00C86830">
        <w:rPr>
          <w:b/>
          <w:color w:val="000000" w:themeColor="text1"/>
        </w:rPr>
        <w:t>5.2.4 Other NFR Test Cases</w:t>
      </w:r>
      <w:bookmarkEnd w:id="169"/>
    </w:p>
    <w:p w14:paraId="76EA0481" w14:textId="77777777" w:rsidR="00155F5B" w:rsidRDefault="00155F5B" w:rsidP="00F4186E">
      <w:pPr>
        <w:spacing w:line="360" w:lineRule="auto"/>
      </w:pPr>
    </w:p>
    <w:tbl>
      <w:tblPr>
        <w:tblStyle w:val="PlainTable1"/>
        <w:tblW w:w="0" w:type="auto"/>
        <w:tblLook w:val="04A0" w:firstRow="1" w:lastRow="0" w:firstColumn="1" w:lastColumn="0" w:noHBand="0" w:noVBand="1"/>
      </w:tblPr>
      <w:tblGrid>
        <w:gridCol w:w="879"/>
        <w:gridCol w:w="1866"/>
        <w:gridCol w:w="2181"/>
        <w:gridCol w:w="2368"/>
        <w:gridCol w:w="1003"/>
      </w:tblGrid>
      <w:tr w:rsidR="00155F5B" w:rsidRPr="00155F5B" w14:paraId="43B16A09" w14:textId="77777777" w:rsidTr="00155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31396D" w14:textId="77777777" w:rsidR="00155F5B" w:rsidRPr="00155F5B" w:rsidRDefault="00155F5B" w:rsidP="00F4186E">
            <w:pPr>
              <w:spacing w:line="360" w:lineRule="auto"/>
              <w:rPr>
                <w:lang w:val="en-US"/>
              </w:rPr>
            </w:pPr>
            <w:r w:rsidRPr="00155F5B">
              <w:rPr>
                <w:lang w:val="en-US"/>
              </w:rPr>
              <w:lastRenderedPageBreak/>
              <w:t>Test Case ID</w:t>
            </w:r>
          </w:p>
        </w:tc>
        <w:tc>
          <w:tcPr>
            <w:tcW w:w="0" w:type="auto"/>
            <w:hideMark/>
          </w:tcPr>
          <w:p w14:paraId="65750447"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Scenario</w:t>
            </w:r>
          </w:p>
        </w:tc>
        <w:tc>
          <w:tcPr>
            <w:tcW w:w="0" w:type="auto"/>
            <w:hideMark/>
          </w:tcPr>
          <w:p w14:paraId="55321765"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Test Steps</w:t>
            </w:r>
          </w:p>
        </w:tc>
        <w:tc>
          <w:tcPr>
            <w:tcW w:w="0" w:type="auto"/>
            <w:hideMark/>
          </w:tcPr>
          <w:p w14:paraId="7DB86457"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Expected Output</w:t>
            </w:r>
          </w:p>
        </w:tc>
        <w:tc>
          <w:tcPr>
            <w:tcW w:w="0" w:type="auto"/>
            <w:hideMark/>
          </w:tcPr>
          <w:p w14:paraId="25EE57F7" w14:textId="77777777" w:rsidR="00155F5B" w:rsidRPr="00155F5B" w:rsidRDefault="00155F5B"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155F5B">
              <w:rPr>
                <w:lang w:val="en-US"/>
              </w:rPr>
              <w:t>Status</w:t>
            </w:r>
          </w:p>
        </w:tc>
      </w:tr>
      <w:tr w:rsidR="00155F5B" w:rsidRPr="00155F5B" w14:paraId="303ED08A"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3DA3CE" w14:textId="77777777" w:rsidR="00155F5B" w:rsidRPr="00155F5B" w:rsidRDefault="00155F5B" w:rsidP="00F4186E">
            <w:pPr>
              <w:spacing w:line="360" w:lineRule="auto"/>
              <w:rPr>
                <w:lang w:val="en-US"/>
              </w:rPr>
            </w:pPr>
            <w:r w:rsidRPr="00155F5B">
              <w:rPr>
                <w:lang w:val="en-US"/>
              </w:rPr>
              <w:t>NFR-TC01</w:t>
            </w:r>
          </w:p>
        </w:tc>
        <w:tc>
          <w:tcPr>
            <w:tcW w:w="0" w:type="auto"/>
            <w:hideMark/>
          </w:tcPr>
          <w:p w14:paraId="3FC1C2B8"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System Performance – Response Time</w:t>
            </w:r>
          </w:p>
        </w:tc>
        <w:tc>
          <w:tcPr>
            <w:tcW w:w="0" w:type="auto"/>
            <w:hideMark/>
          </w:tcPr>
          <w:p w14:paraId="0757DF1E"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Load the dashboard</w:t>
            </w:r>
            <w:r w:rsidRPr="00155F5B">
              <w:rPr>
                <w:lang w:val="en-US"/>
              </w:rPr>
              <w:br/>
              <w:t>2. Click on different features (Scenario Analysis, Forecasting, Reports)</w:t>
            </w:r>
            <w:r w:rsidRPr="00155F5B">
              <w:rPr>
                <w:lang w:val="en-US"/>
              </w:rPr>
              <w:br/>
              <w:t>3. Measure response time</w:t>
            </w:r>
          </w:p>
        </w:tc>
        <w:tc>
          <w:tcPr>
            <w:tcW w:w="0" w:type="auto"/>
            <w:hideMark/>
          </w:tcPr>
          <w:p w14:paraId="5117464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The dashboard loads within 3 seconds, and each feature executes within 2 seconds</w:t>
            </w:r>
          </w:p>
        </w:tc>
        <w:tc>
          <w:tcPr>
            <w:tcW w:w="0" w:type="auto"/>
            <w:hideMark/>
          </w:tcPr>
          <w:p w14:paraId="04F1185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365B8450"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74D3144C" w14:textId="77777777" w:rsidR="00155F5B" w:rsidRPr="00155F5B" w:rsidRDefault="00155F5B" w:rsidP="00F4186E">
            <w:pPr>
              <w:spacing w:line="360" w:lineRule="auto"/>
              <w:rPr>
                <w:lang w:val="en-US"/>
              </w:rPr>
            </w:pPr>
            <w:r w:rsidRPr="00155F5B">
              <w:rPr>
                <w:lang w:val="en-US"/>
              </w:rPr>
              <w:t>NFR-TC02</w:t>
            </w:r>
          </w:p>
        </w:tc>
        <w:tc>
          <w:tcPr>
            <w:tcW w:w="0" w:type="auto"/>
            <w:hideMark/>
          </w:tcPr>
          <w:p w14:paraId="60BEA377"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Scalability – Large Data Handling</w:t>
            </w:r>
          </w:p>
        </w:tc>
        <w:tc>
          <w:tcPr>
            <w:tcW w:w="0" w:type="auto"/>
            <w:hideMark/>
          </w:tcPr>
          <w:p w14:paraId="0C91EFD0"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Upload a large dataset (e.g., 1 million records)</w:t>
            </w:r>
            <w:r w:rsidRPr="00155F5B">
              <w:rPr>
                <w:lang w:val="en-US"/>
              </w:rPr>
              <w:br/>
              <w:t>2. Execute WisRule and forecasting models</w:t>
            </w:r>
            <w:r w:rsidRPr="00155F5B">
              <w:rPr>
                <w:lang w:val="en-US"/>
              </w:rPr>
              <w:br/>
              <w:t>3. Check if the system handles the load smoothly</w:t>
            </w:r>
          </w:p>
        </w:tc>
        <w:tc>
          <w:tcPr>
            <w:tcW w:w="0" w:type="auto"/>
            <w:hideMark/>
          </w:tcPr>
          <w:p w14:paraId="55A9C166"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The system processes large data without crashes or delays</w:t>
            </w:r>
          </w:p>
        </w:tc>
        <w:tc>
          <w:tcPr>
            <w:tcW w:w="0" w:type="auto"/>
            <w:hideMark/>
          </w:tcPr>
          <w:p w14:paraId="6C6D40CA"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313F5790"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EFBF83" w14:textId="77777777" w:rsidR="00155F5B" w:rsidRPr="00155F5B" w:rsidRDefault="00155F5B" w:rsidP="00F4186E">
            <w:pPr>
              <w:spacing w:line="360" w:lineRule="auto"/>
              <w:rPr>
                <w:lang w:val="en-US"/>
              </w:rPr>
            </w:pPr>
            <w:r w:rsidRPr="00155F5B">
              <w:rPr>
                <w:lang w:val="en-US"/>
              </w:rPr>
              <w:t>NFR-TC03</w:t>
            </w:r>
          </w:p>
        </w:tc>
        <w:tc>
          <w:tcPr>
            <w:tcW w:w="0" w:type="auto"/>
            <w:hideMark/>
          </w:tcPr>
          <w:p w14:paraId="5B92E53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Security – Unauthorized Access Prevention</w:t>
            </w:r>
          </w:p>
        </w:tc>
        <w:tc>
          <w:tcPr>
            <w:tcW w:w="0" w:type="auto"/>
            <w:hideMark/>
          </w:tcPr>
          <w:p w14:paraId="2D718804"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Attempt login with incorrect credentials multiple times</w:t>
            </w:r>
            <w:r w:rsidRPr="00155F5B">
              <w:rPr>
                <w:lang w:val="en-US"/>
              </w:rPr>
              <w:br/>
              <w:t>2. Observe system behavior</w:t>
            </w:r>
          </w:p>
        </w:tc>
        <w:tc>
          <w:tcPr>
            <w:tcW w:w="0" w:type="auto"/>
            <w:hideMark/>
          </w:tcPr>
          <w:p w14:paraId="777BCB08"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After 3 failed attempts, the system locks the account for 10 minutes</w:t>
            </w:r>
          </w:p>
        </w:tc>
        <w:tc>
          <w:tcPr>
            <w:tcW w:w="0" w:type="auto"/>
            <w:hideMark/>
          </w:tcPr>
          <w:p w14:paraId="6328D9FB"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3A5FEC9E"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660EFFEF" w14:textId="77777777" w:rsidR="00155F5B" w:rsidRPr="00155F5B" w:rsidRDefault="00155F5B" w:rsidP="00F4186E">
            <w:pPr>
              <w:spacing w:line="360" w:lineRule="auto"/>
              <w:rPr>
                <w:lang w:val="en-US"/>
              </w:rPr>
            </w:pPr>
            <w:r w:rsidRPr="00155F5B">
              <w:rPr>
                <w:lang w:val="en-US"/>
              </w:rPr>
              <w:t>NFR-TC04</w:t>
            </w:r>
          </w:p>
        </w:tc>
        <w:tc>
          <w:tcPr>
            <w:tcW w:w="0" w:type="auto"/>
            <w:hideMark/>
          </w:tcPr>
          <w:p w14:paraId="687D5EBF"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Security – Data Encryption</w:t>
            </w:r>
          </w:p>
        </w:tc>
        <w:tc>
          <w:tcPr>
            <w:tcW w:w="0" w:type="auto"/>
            <w:hideMark/>
          </w:tcPr>
          <w:p w14:paraId="2CA8A6F2"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Upload energy data</w:t>
            </w:r>
            <w:r w:rsidRPr="00155F5B">
              <w:rPr>
                <w:lang w:val="en-US"/>
              </w:rPr>
              <w:br/>
              <w:t>2. Check if stored data is encrypted in MS SQL Server</w:t>
            </w:r>
          </w:p>
        </w:tc>
        <w:tc>
          <w:tcPr>
            <w:tcW w:w="0" w:type="auto"/>
            <w:hideMark/>
          </w:tcPr>
          <w:p w14:paraId="5D19586C"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Data is securely encrypted using AES-256 encryption</w:t>
            </w:r>
          </w:p>
        </w:tc>
        <w:tc>
          <w:tcPr>
            <w:tcW w:w="0" w:type="auto"/>
            <w:hideMark/>
          </w:tcPr>
          <w:p w14:paraId="3061FE27"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356BD75A"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54A0F" w14:textId="77777777" w:rsidR="00155F5B" w:rsidRPr="00155F5B" w:rsidRDefault="00155F5B" w:rsidP="00F4186E">
            <w:pPr>
              <w:spacing w:line="360" w:lineRule="auto"/>
              <w:rPr>
                <w:lang w:val="en-US"/>
              </w:rPr>
            </w:pPr>
            <w:r w:rsidRPr="00155F5B">
              <w:rPr>
                <w:lang w:val="en-US"/>
              </w:rPr>
              <w:lastRenderedPageBreak/>
              <w:t>NFR-TC05</w:t>
            </w:r>
          </w:p>
        </w:tc>
        <w:tc>
          <w:tcPr>
            <w:tcW w:w="0" w:type="auto"/>
            <w:hideMark/>
          </w:tcPr>
          <w:p w14:paraId="1EF6E111"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Usability – User Experience Feedback</w:t>
            </w:r>
          </w:p>
        </w:tc>
        <w:tc>
          <w:tcPr>
            <w:tcW w:w="0" w:type="auto"/>
            <w:hideMark/>
          </w:tcPr>
          <w:p w14:paraId="002504D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Conduct a user testing session with 5-10 users</w:t>
            </w:r>
            <w:r w:rsidRPr="00155F5B">
              <w:rPr>
                <w:lang w:val="en-US"/>
              </w:rPr>
              <w:br/>
              <w:t>2. Collect feedback on ease of navigation, readability, and design</w:t>
            </w:r>
          </w:p>
        </w:tc>
        <w:tc>
          <w:tcPr>
            <w:tcW w:w="0" w:type="auto"/>
            <w:hideMark/>
          </w:tcPr>
          <w:p w14:paraId="2736B63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Users report positive feedback, and UI improvements are noted</w:t>
            </w:r>
          </w:p>
        </w:tc>
        <w:tc>
          <w:tcPr>
            <w:tcW w:w="0" w:type="auto"/>
            <w:hideMark/>
          </w:tcPr>
          <w:p w14:paraId="78FA4D13"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r w:rsidR="00155F5B" w:rsidRPr="00155F5B" w14:paraId="1A2A4A9A" w14:textId="77777777" w:rsidTr="00155F5B">
        <w:tc>
          <w:tcPr>
            <w:cnfStyle w:val="001000000000" w:firstRow="0" w:lastRow="0" w:firstColumn="1" w:lastColumn="0" w:oddVBand="0" w:evenVBand="0" w:oddHBand="0" w:evenHBand="0" w:firstRowFirstColumn="0" w:firstRowLastColumn="0" w:lastRowFirstColumn="0" w:lastRowLastColumn="0"/>
            <w:tcW w:w="0" w:type="auto"/>
            <w:hideMark/>
          </w:tcPr>
          <w:p w14:paraId="05315E82" w14:textId="77777777" w:rsidR="00155F5B" w:rsidRPr="00155F5B" w:rsidRDefault="00155F5B" w:rsidP="00F4186E">
            <w:pPr>
              <w:spacing w:line="360" w:lineRule="auto"/>
              <w:rPr>
                <w:lang w:val="en-US"/>
              </w:rPr>
            </w:pPr>
            <w:r w:rsidRPr="00155F5B">
              <w:rPr>
                <w:lang w:val="en-US"/>
              </w:rPr>
              <w:t>NFR-TC06</w:t>
            </w:r>
          </w:p>
        </w:tc>
        <w:tc>
          <w:tcPr>
            <w:tcW w:w="0" w:type="auto"/>
            <w:hideMark/>
          </w:tcPr>
          <w:p w14:paraId="5203474A"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Reliability – System Crash Recovery</w:t>
            </w:r>
          </w:p>
        </w:tc>
        <w:tc>
          <w:tcPr>
            <w:tcW w:w="0" w:type="auto"/>
            <w:hideMark/>
          </w:tcPr>
          <w:p w14:paraId="62D2C636"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1. Simulate a server failure or unexpected shutdown</w:t>
            </w:r>
            <w:r w:rsidRPr="00155F5B">
              <w:rPr>
                <w:lang w:val="en-US"/>
              </w:rPr>
              <w:br/>
              <w:t>2. Restart the system and check data integrity</w:t>
            </w:r>
          </w:p>
        </w:tc>
        <w:tc>
          <w:tcPr>
            <w:tcW w:w="0" w:type="auto"/>
            <w:hideMark/>
          </w:tcPr>
          <w:p w14:paraId="4B0AE7C6"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System recovers automatically, and no data is lost</w:t>
            </w:r>
          </w:p>
        </w:tc>
        <w:tc>
          <w:tcPr>
            <w:tcW w:w="0" w:type="auto"/>
            <w:hideMark/>
          </w:tcPr>
          <w:p w14:paraId="7C6A6ED1" w14:textId="77777777" w:rsidR="00155F5B" w:rsidRPr="00155F5B" w:rsidRDefault="00155F5B"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55F5B">
              <w:rPr>
                <w:lang w:val="en-US"/>
              </w:rPr>
              <w:t>Pending</w:t>
            </w:r>
          </w:p>
        </w:tc>
      </w:tr>
      <w:tr w:rsidR="00155F5B" w:rsidRPr="00155F5B" w14:paraId="3760A891" w14:textId="77777777" w:rsidTr="00155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7CC764" w14:textId="77777777" w:rsidR="00155F5B" w:rsidRPr="00155F5B" w:rsidRDefault="00155F5B" w:rsidP="00F4186E">
            <w:pPr>
              <w:spacing w:line="360" w:lineRule="auto"/>
              <w:rPr>
                <w:lang w:val="en-US"/>
              </w:rPr>
            </w:pPr>
            <w:r w:rsidRPr="00155F5B">
              <w:rPr>
                <w:lang w:val="en-US"/>
              </w:rPr>
              <w:t>NFR-TC07</w:t>
            </w:r>
          </w:p>
        </w:tc>
        <w:tc>
          <w:tcPr>
            <w:tcW w:w="0" w:type="auto"/>
            <w:hideMark/>
          </w:tcPr>
          <w:p w14:paraId="44FA322D"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Compliance – Data Privacy Regulations</w:t>
            </w:r>
          </w:p>
        </w:tc>
        <w:tc>
          <w:tcPr>
            <w:tcW w:w="0" w:type="auto"/>
            <w:hideMark/>
          </w:tcPr>
          <w:p w14:paraId="4D63C2EF"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1. Check if the system follows GDPR and local data privacy laws</w:t>
            </w:r>
            <w:r w:rsidRPr="00155F5B">
              <w:rPr>
                <w:lang w:val="en-US"/>
              </w:rPr>
              <w:br/>
              <w:t>2. Verify that personal user data is not stored unnecessarily</w:t>
            </w:r>
          </w:p>
        </w:tc>
        <w:tc>
          <w:tcPr>
            <w:tcW w:w="0" w:type="auto"/>
            <w:hideMark/>
          </w:tcPr>
          <w:p w14:paraId="073A3BD2"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System complies with data protection regulations</w:t>
            </w:r>
          </w:p>
        </w:tc>
        <w:tc>
          <w:tcPr>
            <w:tcW w:w="0" w:type="auto"/>
            <w:hideMark/>
          </w:tcPr>
          <w:p w14:paraId="60159777" w14:textId="77777777" w:rsidR="00155F5B" w:rsidRPr="00155F5B" w:rsidRDefault="00155F5B"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55F5B">
              <w:rPr>
                <w:lang w:val="en-US"/>
              </w:rPr>
              <w:t>Pending</w:t>
            </w:r>
          </w:p>
        </w:tc>
      </w:tr>
    </w:tbl>
    <w:p w14:paraId="458B0550" w14:textId="77777777" w:rsidR="00C86830" w:rsidRPr="00C86830" w:rsidRDefault="00C86830" w:rsidP="00F4186E">
      <w:pPr>
        <w:spacing w:line="360" w:lineRule="auto"/>
      </w:pPr>
    </w:p>
    <w:p w14:paraId="1C2CEAF2" w14:textId="52816D9D" w:rsidR="00C86830" w:rsidRPr="00C86830" w:rsidRDefault="00C86830" w:rsidP="00F4186E">
      <w:pPr>
        <w:spacing w:line="360" w:lineRule="auto"/>
        <w:outlineLvl w:val="1"/>
        <w:rPr>
          <w:b/>
          <w:color w:val="000000" w:themeColor="text1"/>
        </w:rPr>
      </w:pPr>
      <w:bookmarkStart w:id="170" w:name="_Toc192884150"/>
      <w:r w:rsidRPr="00C86830">
        <w:rPr>
          <w:b/>
          <w:color w:val="000000" w:themeColor="text1"/>
        </w:rPr>
        <w:t>5.2.5 Usability Testing</w:t>
      </w:r>
      <w:bookmarkEnd w:id="170"/>
    </w:p>
    <w:p w14:paraId="178E4E87" w14:textId="77777777" w:rsidR="0072389D" w:rsidRDefault="0072389D" w:rsidP="00F4186E">
      <w:pPr>
        <w:spacing w:line="360" w:lineRule="auto"/>
      </w:pPr>
    </w:p>
    <w:tbl>
      <w:tblPr>
        <w:tblStyle w:val="PlainTable1"/>
        <w:tblW w:w="0" w:type="auto"/>
        <w:tblLook w:val="04A0" w:firstRow="1" w:lastRow="0" w:firstColumn="1" w:lastColumn="0" w:noHBand="0" w:noVBand="1"/>
      </w:tblPr>
      <w:tblGrid>
        <w:gridCol w:w="878"/>
        <w:gridCol w:w="1949"/>
        <w:gridCol w:w="2629"/>
        <w:gridCol w:w="1838"/>
        <w:gridCol w:w="1003"/>
      </w:tblGrid>
      <w:tr w:rsidR="0072389D" w:rsidRPr="0072389D" w14:paraId="5F34BC23"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F1A7C" w14:textId="77777777" w:rsidR="0072389D" w:rsidRPr="0072389D" w:rsidRDefault="0072389D" w:rsidP="00F4186E">
            <w:pPr>
              <w:spacing w:line="360" w:lineRule="auto"/>
              <w:rPr>
                <w:lang w:val="en-US"/>
              </w:rPr>
            </w:pPr>
            <w:r w:rsidRPr="0072389D">
              <w:rPr>
                <w:lang w:val="en-US"/>
              </w:rPr>
              <w:t>Test Case ID</w:t>
            </w:r>
          </w:p>
        </w:tc>
        <w:tc>
          <w:tcPr>
            <w:tcW w:w="0" w:type="auto"/>
            <w:hideMark/>
          </w:tcPr>
          <w:p w14:paraId="5107F6D7"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Scenario</w:t>
            </w:r>
          </w:p>
        </w:tc>
        <w:tc>
          <w:tcPr>
            <w:tcW w:w="0" w:type="auto"/>
            <w:hideMark/>
          </w:tcPr>
          <w:p w14:paraId="3995703F"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Steps</w:t>
            </w:r>
          </w:p>
        </w:tc>
        <w:tc>
          <w:tcPr>
            <w:tcW w:w="0" w:type="auto"/>
            <w:hideMark/>
          </w:tcPr>
          <w:p w14:paraId="34FFE812"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Expected Output</w:t>
            </w:r>
          </w:p>
        </w:tc>
        <w:tc>
          <w:tcPr>
            <w:tcW w:w="0" w:type="auto"/>
            <w:hideMark/>
          </w:tcPr>
          <w:p w14:paraId="5876C371"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Status</w:t>
            </w:r>
          </w:p>
        </w:tc>
      </w:tr>
      <w:tr w:rsidR="0072389D" w:rsidRPr="0072389D" w14:paraId="3CE2DFBE"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226EBF" w14:textId="77777777" w:rsidR="0072389D" w:rsidRPr="0072389D" w:rsidRDefault="0072389D" w:rsidP="00F4186E">
            <w:pPr>
              <w:spacing w:line="360" w:lineRule="auto"/>
              <w:rPr>
                <w:lang w:val="en-US"/>
              </w:rPr>
            </w:pPr>
            <w:r w:rsidRPr="0072389D">
              <w:rPr>
                <w:lang w:val="en-US"/>
              </w:rPr>
              <w:t>UT-TC01</w:t>
            </w:r>
          </w:p>
        </w:tc>
        <w:tc>
          <w:tcPr>
            <w:tcW w:w="0" w:type="auto"/>
            <w:hideMark/>
          </w:tcPr>
          <w:p w14:paraId="14FF5BA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Ease of Navigation</w:t>
            </w:r>
          </w:p>
        </w:tc>
        <w:tc>
          <w:tcPr>
            <w:tcW w:w="0" w:type="auto"/>
            <w:hideMark/>
          </w:tcPr>
          <w:p w14:paraId="236C9780"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 xml:space="preserve">1. Ask users to access different sections (Dashboard, Reports, Forecasting, Scenario </w:t>
            </w:r>
            <w:r w:rsidRPr="0072389D">
              <w:rPr>
                <w:lang w:val="en-US"/>
              </w:rPr>
              <w:lastRenderedPageBreak/>
              <w:t>Analysis).</w:t>
            </w:r>
            <w:r w:rsidRPr="0072389D">
              <w:rPr>
                <w:lang w:val="en-US"/>
              </w:rPr>
              <w:br/>
              <w:t>2. Observe if they can navigate without confusion.</w:t>
            </w:r>
          </w:p>
        </w:tc>
        <w:tc>
          <w:tcPr>
            <w:tcW w:w="0" w:type="auto"/>
            <w:hideMark/>
          </w:tcPr>
          <w:p w14:paraId="17FCBDF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lastRenderedPageBreak/>
              <w:t xml:space="preserve">Users should navigate smoothly </w:t>
            </w:r>
            <w:r w:rsidRPr="0072389D">
              <w:rPr>
                <w:lang w:val="en-US"/>
              </w:rPr>
              <w:lastRenderedPageBreak/>
              <w:t>without guidance</w:t>
            </w:r>
          </w:p>
        </w:tc>
        <w:tc>
          <w:tcPr>
            <w:tcW w:w="0" w:type="auto"/>
            <w:hideMark/>
          </w:tcPr>
          <w:p w14:paraId="560FF2C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lastRenderedPageBreak/>
              <w:t>Pending</w:t>
            </w:r>
          </w:p>
        </w:tc>
      </w:tr>
      <w:tr w:rsidR="0072389D" w:rsidRPr="0072389D" w14:paraId="79123906"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66AE4F1E" w14:textId="77777777" w:rsidR="0072389D" w:rsidRPr="0072389D" w:rsidRDefault="0072389D" w:rsidP="00F4186E">
            <w:pPr>
              <w:spacing w:line="360" w:lineRule="auto"/>
              <w:rPr>
                <w:lang w:val="en-US"/>
              </w:rPr>
            </w:pPr>
            <w:r w:rsidRPr="0072389D">
              <w:rPr>
                <w:lang w:val="en-US"/>
              </w:rPr>
              <w:t>UT-TC02</w:t>
            </w:r>
          </w:p>
        </w:tc>
        <w:tc>
          <w:tcPr>
            <w:tcW w:w="0" w:type="auto"/>
            <w:hideMark/>
          </w:tcPr>
          <w:p w14:paraId="481E1C99"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Readability of Data Visualizations</w:t>
            </w:r>
          </w:p>
        </w:tc>
        <w:tc>
          <w:tcPr>
            <w:tcW w:w="0" w:type="auto"/>
            <w:hideMark/>
          </w:tcPr>
          <w:p w14:paraId="463BE63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Present energy trend graphs and tables.</w:t>
            </w:r>
            <w:r w:rsidRPr="0072389D">
              <w:rPr>
                <w:lang w:val="en-US"/>
              </w:rPr>
              <w:br/>
              <w:t>2. Ask users if they find the visualizations clear and understandable.</w:t>
            </w:r>
          </w:p>
        </w:tc>
        <w:tc>
          <w:tcPr>
            <w:tcW w:w="0" w:type="auto"/>
            <w:hideMark/>
          </w:tcPr>
          <w:p w14:paraId="02FC5EA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Users should find the graphs easy to interpret</w:t>
            </w:r>
          </w:p>
        </w:tc>
        <w:tc>
          <w:tcPr>
            <w:tcW w:w="0" w:type="auto"/>
            <w:hideMark/>
          </w:tcPr>
          <w:p w14:paraId="26C89BE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5D57A7C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283EE" w14:textId="77777777" w:rsidR="0072389D" w:rsidRPr="0072389D" w:rsidRDefault="0072389D" w:rsidP="00F4186E">
            <w:pPr>
              <w:spacing w:line="360" w:lineRule="auto"/>
              <w:rPr>
                <w:lang w:val="en-US"/>
              </w:rPr>
            </w:pPr>
            <w:r w:rsidRPr="0072389D">
              <w:rPr>
                <w:lang w:val="en-US"/>
              </w:rPr>
              <w:t>UT-TC03</w:t>
            </w:r>
          </w:p>
        </w:tc>
        <w:tc>
          <w:tcPr>
            <w:tcW w:w="0" w:type="auto"/>
            <w:hideMark/>
          </w:tcPr>
          <w:p w14:paraId="062C18E8"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Dashboard Customization</w:t>
            </w:r>
          </w:p>
        </w:tc>
        <w:tc>
          <w:tcPr>
            <w:tcW w:w="0" w:type="auto"/>
            <w:hideMark/>
          </w:tcPr>
          <w:p w14:paraId="64C42EC8"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Allow users to customize their dashboards (add/remove widgets).</w:t>
            </w:r>
            <w:r w:rsidRPr="0072389D">
              <w:rPr>
                <w:lang w:val="en-US"/>
              </w:rPr>
              <w:br/>
              <w:t>2. Check if customization is intuitive.</w:t>
            </w:r>
          </w:p>
        </w:tc>
        <w:tc>
          <w:tcPr>
            <w:tcW w:w="0" w:type="auto"/>
            <w:hideMark/>
          </w:tcPr>
          <w:p w14:paraId="554398D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Users can easily customize dashboards</w:t>
            </w:r>
          </w:p>
        </w:tc>
        <w:tc>
          <w:tcPr>
            <w:tcW w:w="0" w:type="auto"/>
            <w:hideMark/>
          </w:tcPr>
          <w:p w14:paraId="1D4AE59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1CF17439"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06CB6A4A" w14:textId="77777777" w:rsidR="0072389D" w:rsidRPr="0072389D" w:rsidRDefault="0072389D" w:rsidP="00F4186E">
            <w:pPr>
              <w:spacing w:line="360" w:lineRule="auto"/>
              <w:rPr>
                <w:lang w:val="en-US"/>
              </w:rPr>
            </w:pPr>
            <w:r w:rsidRPr="0072389D">
              <w:rPr>
                <w:lang w:val="en-US"/>
              </w:rPr>
              <w:t>UT-TC04</w:t>
            </w:r>
          </w:p>
        </w:tc>
        <w:tc>
          <w:tcPr>
            <w:tcW w:w="0" w:type="auto"/>
            <w:hideMark/>
          </w:tcPr>
          <w:p w14:paraId="44B93DD3"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Responsiveness</w:t>
            </w:r>
          </w:p>
        </w:tc>
        <w:tc>
          <w:tcPr>
            <w:tcW w:w="0" w:type="auto"/>
            <w:hideMark/>
          </w:tcPr>
          <w:p w14:paraId="1185903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Resize the dashboard on different screen sizes (laptop, tablet, mobile).</w:t>
            </w:r>
            <w:r w:rsidRPr="0072389D">
              <w:rPr>
                <w:lang w:val="en-US"/>
              </w:rPr>
              <w:br/>
              <w:t>2. Check if the UI elements adjust correctly.</w:t>
            </w:r>
          </w:p>
        </w:tc>
        <w:tc>
          <w:tcPr>
            <w:tcW w:w="0" w:type="auto"/>
            <w:hideMark/>
          </w:tcPr>
          <w:p w14:paraId="4BF92E52"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The UI should be fully responsive and adaptive</w:t>
            </w:r>
          </w:p>
        </w:tc>
        <w:tc>
          <w:tcPr>
            <w:tcW w:w="0" w:type="auto"/>
            <w:hideMark/>
          </w:tcPr>
          <w:p w14:paraId="3172D21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5921CD95"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048253" w14:textId="77777777" w:rsidR="0072389D" w:rsidRPr="0072389D" w:rsidRDefault="0072389D" w:rsidP="00F4186E">
            <w:pPr>
              <w:spacing w:line="360" w:lineRule="auto"/>
              <w:rPr>
                <w:lang w:val="en-US"/>
              </w:rPr>
            </w:pPr>
            <w:r w:rsidRPr="0072389D">
              <w:rPr>
                <w:lang w:val="en-US"/>
              </w:rPr>
              <w:t>UT-TC05</w:t>
            </w:r>
          </w:p>
        </w:tc>
        <w:tc>
          <w:tcPr>
            <w:tcW w:w="0" w:type="auto"/>
            <w:hideMark/>
          </w:tcPr>
          <w:p w14:paraId="26089F4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Accessibility Features</w:t>
            </w:r>
          </w:p>
        </w:tc>
        <w:tc>
          <w:tcPr>
            <w:tcW w:w="0" w:type="auto"/>
            <w:hideMark/>
          </w:tcPr>
          <w:p w14:paraId="33D2C9F2"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Enable screen reader support.</w:t>
            </w:r>
            <w:r w:rsidRPr="0072389D">
              <w:rPr>
                <w:lang w:val="en-US"/>
              </w:rPr>
              <w:br/>
              <w:t>2. Test keyboard navigation (tab order, shortcut keys).</w:t>
            </w:r>
          </w:p>
        </w:tc>
        <w:tc>
          <w:tcPr>
            <w:tcW w:w="0" w:type="auto"/>
            <w:hideMark/>
          </w:tcPr>
          <w:p w14:paraId="389A2560"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The system should be accessible to visually impaired users</w:t>
            </w:r>
          </w:p>
        </w:tc>
        <w:tc>
          <w:tcPr>
            <w:tcW w:w="0" w:type="auto"/>
            <w:hideMark/>
          </w:tcPr>
          <w:p w14:paraId="0C98B343"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7C53D0E0"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00D8A878" w14:textId="77777777" w:rsidR="0072389D" w:rsidRPr="0072389D" w:rsidRDefault="0072389D" w:rsidP="00F4186E">
            <w:pPr>
              <w:spacing w:line="360" w:lineRule="auto"/>
              <w:rPr>
                <w:lang w:val="en-US"/>
              </w:rPr>
            </w:pPr>
            <w:r w:rsidRPr="0072389D">
              <w:rPr>
                <w:lang w:val="en-US"/>
              </w:rPr>
              <w:t>UT-TC06</w:t>
            </w:r>
          </w:p>
        </w:tc>
        <w:tc>
          <w:tcPr>
            <w:tcW w:w="0" w:type="auto"/>
            <w:hideMark/>
          </w:tcPr>
          <w:p w14:paraId="12C3C72F"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Onboarding &amp; Help Section</w:t>
            </w:r>
          </w:p>
        </w:tc>
        <w:tc>
          <w:tcPr>
            <w:tcW w:w="0" w:type="auto"/>
            <w:hideMark/>
          </w:tcPr>
          <w:p w14:paraId="7BBD0367"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New users should go through an onboarding tutorial.</w:t>
            </w:r>
            <w:r w:rsidRPr="0072389D">
              <w:rPr>
                <w:lang w:val="en-US"/>
              </w:rPr>
              <w:br/>
              <w:t>2. Check if they understand how to use key features.</w:t>
            </w:r>
          </w:p>
        </w:tc>
        <w:tc>
          <w:tcPr>
            <w:tcW w:w="0" w:type="auto"/>
            <w:hideMark/>
          </w:tcPr>
          <w:p w14:paraId="1D388E0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Users should quickly understand system functions</w:t>
            </w:r>
          </w:p>
        </w:tc>
        <w:tc>
          <w:tcPr>
            <w:tcW w:w="0" w:type="auto"/>
            <w:hideMark/>
          </w:tcPr>
          <w:p w14:paraId="1DAC76B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5A5BAF56"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8125A0" w14:textId="77777777" w:rsidR="0072389D" w:rsidRPr="0072389D" w:rsidRDefault="0072389D" w:rsidP="00F4186E">
            <w:pPr>
              <w:spacing w:line="360" w:lineRule="auto"/>
              <w:rPr>
                <w:lang w:val="en-US"/>
              </w:rPr>
            </w:pPr>
            <w:r w:rsidRPr="0072389D">
              <w:rPr>
                <w:lang w:val="en-US"/>
              </w:rPr>
              <w:lastRenderedPageBreak/>
              <w:t>UT-TC07</w:t>
            </w:r>
          </w:p>
        </w:tc>
        <w:tc>
          <w:tcPr>
            <w:tcW w:w="0" w:type="auto"/>
            <w:hideMark/>
          </w:tcPr>
          <w:p w14:paraId="138D3588"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User Feedback &amp; Satisfaction</w:t>
            </w:r>
          </w:p>
        </w:tc>
        <w:tc>
          <w:tcPr>
            <w:tcW w:w="0" w:type="auto"/>
            <w:hideMark/>
          </w:tcPr>
          <w:p w14:paraId="2B4B640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Conduct a survey after testing.</w:t>
            </w:r>
            <w:r w:rsidRPr="0072389D">
              <w:rPr>
                <w:lang w:val="en-US"/>
              </w:rPr>
              <w:br/>
              <w:t>2. Collect feedback on user experience and system improvements.</w:t>
            </w:r>
          </w:p>
        </w:tc>
        <w:tc>
          <w:tcPr>
            <w:tcW w:w="0" w:type="auto"/>
            <w:hideMark/>
          </w:tcPr>
          <w:p w14:paraId="0649D856"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Majority of users report a positive experience</w:t>
            </w:r>
          </w:p>
        </w:tc>
        <w:tc>
          <w:tcPr>
            <w:tcW w:w="0" w:type="auto"/>
            <w:hideMark/>
          </w:tcPr>
          <w:p w14:paraId="59FD02A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bl>
    <w:p w14:paraId="27BAA7B1" w14:textId="77777777" w:rsidR="00C86830" w:rsidRPr="00C86830" w:rsidRDefault="00C86830" w:rsidP="00F4186E">
      <w:pPr>
        <w:spacing w:line="360" w:lineRule="auto"/>
      </w:pPr>
    </w:p>
    <w:p w14:paraId="65DA73E2" w14:textId="63C7DA39" w:rsidR="00C86830" w:rsidRPr="00C86830" w:rsidRDefault="00C86830" w:rsidP="00F4186E">
      <w:pPr>
        <w:spacing w:line="360" w:lineRule="auto"/>
        <w:outlineLvl w:val="1"/>
        <w:rPr>
          <w:b/>
          <w:color w:val="000000" w:themeColor="text1"/>
        </w:rPr>
      </w:pPr>
      <w:bookmarkStart w:id="171" w:name="_Toc192884151"/>
      <w:r w:rsidRPr="00C86830">
        <w:rPr>
          <w:b/>
          <w:color w:val="000000" w:themeColor="text1"/>
        </w:rPr>
        <w:t>5.2.6 Software Performance Testing</w:t>
      </w:r>
      <w:bookmarkEnd w:id="171"/>
    </w:p>
    <w:p w14:paraId="7053A1DC" w14:textId="77777777" w:rsidR="0072389D" w:rsidRDefault="0072389D" w:rsidP="00F4186E">
      <w:pPr>
        <w:spacing w:line="360" w:lineRule="auto"/>
      </w:pPr>
    </w:p>
    <w:tbl>
      <w:tblPr>
        <w:tblStyle w:val="PlainTable1"/>
        <w:tblW w:w="0" w:type="auto"/>
        <w:tblLook w:val="04A0" w:firstRow="1" w:lastRow="0" w:firstColumn="1" w:lastColumn="0" w:noHBand="0" w:noVBand="1"/>
      </w:tblPr>
      <w:tblGrid>
        <w:gridCol w:w="934"/>
        <w:gridCol w:w="1880"/>
        <w:gridCol w:w="2543"/>
        <w:gridCol w:w="1937"/>
        <w:gridCol w:w="1003"/>
      </w:tblGrid>
      <w:tr w:rsidR="0072389D" w:rsidRPr="0072389D" w14:paraId="5F9AAA52"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DA11BA" w14:textId="77777777" w:rsidR="0072389D" w:rsidRPr="0072389D" w:rsidRDefault="0072389D" w:rsidP="00F4186E">
            <w:pPr>
              <w:spacing w:line="360" w:lineRule="auto"/>
              <w:rPr>
                <w:lang w:val="en-US"/>
              </w:rPr>
            </w:pPr>
            <w:r w:rsidRPr="0072389D">
              <w:rPr>
                <w:lang w:val="en-US"/>
              </w:rPr>
              <w:t>Test Case ID</w:t>
            </w:r>
          </w:p>
        </w:tc>
        <w:tc>
          <w:tcPr>
            <w:tcW w:w="0" w:type="auto"/>
            <w:hideMark/>
          </w:tcPr>
          <w:p w14:paraId="02E6B09D"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Scenario</w:t>
            </w:r>
          </w:p>
        </w:tc>
        <w:tc>
          <w:tcPr>
            <w:tcW w:w="0" w:type="auto"/>
            <w:hideMark/>
          </w:tcPr>
          <w:p w14:paraId="671238AC"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Steps</w:t>
            </w:r>
          </w:p>
        </w:tc>
        <w:tc>
          <w:tcPr>
            <w:tcW w:w="0" w:type="auto"/>
            <w:hideMark/>
          </w:tcPr>
          <w:p w14:paraId="411513D1"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Expected Output</w:t>
            </w:r>
          </w:p>
        </w:tc>
        <w:tc>
          <w:tcPr>
            <w:tcW w:w="0" w:type="auto"/>
            <w:hideMark/>
          </w:tcPr>
          <w:p w14:paraId="60A61C5B"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Status</w:t>
            </w:r>
          </w:p>
        </w:tc>
      </w:tr>
      <w:tr w:rsidR="0072389D" w:rsidRPr="0072389D" w14:paraId="5530A9A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4EEC5" w14:textId="77777777" w:rsidR="0072389D" w:rsidRPr="0072389D" w:rsidRDefault="0072389D" w:rsidP="00F4186E">
            <w:pPr>
              <w:spacing w:line="360" w:lineRule="auto"/>
              <w:rPr>
                <w:lang w:val="en-US"/>
              </w:rPr>
            </w:pPr>
            <w:r w:rsidRPr="0072389D">
              <w:rPr>
                <w:lang w:val="en-US"/>
              </w:rPr>
              <w:t>PT-TC01</w:t>
            </w:r>
          </w:p>
        </w:tc>
        <w:tc>
          <w:tcPr>
            <w:tcW w:w="0" w:type="auto"/>
            <w:hideMark/>
          </w:tcPr>
          <w:p w14:paraId="45C8D362"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System Response Time</w:t>
            </w:r>
          </w:p>
        </w:tc>
        <w:tc>
          <w:tcPr>
            <w:tcW w:w="0" w:type="auto"/>
            <w:hideMark/>
          </w:tcPr>
          <w:p w14:paraId="44622BF2"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Open the IESA dashboard.</w:t>
            </w:r>
            <w:r w:rsidRPr="0072389D">
              <w:rPr>
                <w:lang w:val="en-US"/>
              </w:rPr>
              <w:br/>
              <w:t>2. Click on different features (Scenario Analysis, Forecasting, Reports).</w:t>
            </w:r>
            <w:r w:rsidRPr="0072389D">
              <w:rPr>
                <w:lang w:val="en-US"/>
              </w:rPr>
              <w:br/>
              <w:t>3. Measure the time taken for each operation.</w:t>
            </w:r>
          </w:p>
        </w:tc>
        <w:tc>
          <w:tcPr>
            <w:tcW w:w="0" w:type="auto"/>
            <w:hideMark/>
          </w:tcPr>
          <w:p w14:paraId="053CB87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Each feature should load within 2 seconds</w:t>
            </w:r>
          </w:p>
        </w:tc>
        <w:tc>
          <w:tcPr>
            <w:tcW w:w="0" w:type="auto"/>
            <w:hideMark/>
          </w:tcPr>
          <w:p w14:paraId="057E3129"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78337129"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6E8D7D0" w14:textId="77777777" w:rsidR="0072389D" w:rsidRPr="0072389D" w:rsidRDefault="0072389D" w:rsidP="00F4186E">
            <w:pPr>
              <w:spacing w:line="360" w:lineRule="auto"/>
              <w:rPr>
                <w:lang w:val="en-US"/>
              </w:rPr>
            </w:pPr>
            <w:r w:rsidRPr="0072389D">
              <w:rPr>
                <w:lang w:val="en-US"/>
              </w:rPr>
              <w:t>PT-TC02</w:t>
            </w:r>
          </w:p>
        </w:tc>
        <w:tc>
          <w:tcPr>
            <w:tcW w:w="0" w:type="auto"/>
            <w:hideMark/>
          </w:tcPr>
          <w:p w14:paraId="6DAC1B3B"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Large Data Handling</w:t>
            </w:r>
          </w:p>
        </w:tc>
        <w:tc>
          <w:tcPr>
            <w:tcW w:w="0" w:type="auto"/>
            <w:hideMark/>
          </w:tcPr>
          <w:p w14:paraId="7E9D8A03"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Upload a large dataset (1M+ records).</w:t>
            </w:r>
            <w:r w:rsidRPr="0072389D">
              <w:rPr>
                <w:lang w:val="en-US"/>
              </w:rPr>
              <w:br/>
              <w:t>2. Run WisRule and Linear Regression models.</w:t>
            </w:r>
            <w:r w:rsidRPr="0072389D">
              <w:rPr>
                <w:lang w:val="en-US"/>
              </w:rPr>
              <w:br/>
              <w:t>3. Check execution time and system stability.</w:t>
            </w:r>
          </w:p>
        </w:tc>
        <w:tc>
          <w:tcPr>
            <w:tcW w:w="0" w:type="auto"/>
            <w:hideMark/>
          </w:tcPr>
          <w:p w14:paraId="7CC47E5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The system should process without crashing</w:t>
            </w:r>
          </w:p>
        </w:tc>
        <w:tc>
          <w:tcPr>
            <w:tcW w:w="0" w:type="auto"/>
            <w:hideMark/>
          </w:tcPr>
          <w:p w14:paraId="19309792"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435D8351"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8929C7" w14:textId="77777777" w:rsidR="0072389D" w:rsidRPr="0072389D" w:rsidRDefault="0072389D" w:rsidP="00F4186E">
            <w:pPr>
              <w:spacing w:line="360" w:lineRule="auto"/>
              <w:rPr>
                <w:lang w:val="en-US"/>
              </w:rPr>
            </w:pPr>
            <w:r w:rsidRPr="0072389D">
              <w:rPr>
                <w:lang w:val="en-US"/>
              </w:rPr>
              <w:t>PT-TC03</w:t>
            </w:r>
          </w:p>
        </w:tc>
        <w:tc>
          <w:tcPr>
            <w:tcW w:w="0" w:type="auto"/>
            <w:hideMark/>
          </w:tcPr>
          <w:p w14:paraId="7114A91B"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Simultaneous User Load</w:t>
            </w:r>
          </w:p>
        </w:tc>
        <w:tc>
          <w:tcPr>
            <w:tcW w:w="0" w:type="auto"/>
            <w:hideMark/>
          </w:tcPr>
          <w:p w14:paraId="40A86DA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Simulate multiple concurrent users (e.g., 50-100 users).</w:t>
            </w:r>
            <w:r w:rsidRPr="0072389D">
              <w:rPr>
                <w:lang w:val="en-US"/>
              </w:rPr>
              <w:br/>
              <w:t xml:space="preserve">2. Measure system </w:t>
            </w:r>
            <w:r w:rsidRPr="0072389D">
              <w:rPr>
                <w:lang w:val="en-US"/>
              </w:rPr>
              <w:lastRenderedPageBreak/>
              <w:t>performance under high load.</w:t>
            </w:r>
          </w:p>
        </w:tc>
        <w:tc>
          <w:tcPr>
            <w:tcW w:w="0" w:type="auto"/>
            <w:hideMark/>
          </w:tcPr>
          <w:p w14:paraId="1882F7B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lastRenderedPageBreak/>
              <w:t>System remains responsive and stable</w:t>
            </w:r>
          </w:p>
        </w:tc>
        <w:tc>
          <w:tcPr>
            <w:tcW w:w="0" w:type="auto"/>
            <w:hideMark/>
          </w:tcPr>
          <w:p w14:paraId="7366A1E3"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37556840"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5838C05" w14:textId="77777777" w:rsidR="0072389D" w:rsidRPr="0072389D" w:rsidRDefault="0072389D" w:rsidP="00F4186E">
            <w:pPr>
              <w:spacing w:line="360" w:lineRule="auto"/>
              <w:rPr>
                <w:lang w:val="en-US"/>
              </w:rPr>
            </w:pPr>
            <w:r w:rsidRPr="0072389D">
              <w:rPr>
                <w:lang w:val="en-US"/>
              </w:rPr>
              <w:t>PT-TC04</w:t>
            </w:r>
          </w:p>
        </w:tc>
        <w:tc>
          <w:tcPr>
            <w:tcW w:w="0" w:type="auto"/>
            <w:hideMark/>
          </w:tcPr>
          <w:p w14:paraId="529F949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Memory Utilization</w:t>
            </w:r>
          </w:p>
        </w:tc>
        <w:tc>
          <w:tcPr>
            <w:tcW w:w="0" w:type="auto"/>
            <w:hideMark/>
          </w:tcPr>
          <w:p w14:paraId="4F14AA4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Monitor RAM and CPU usage while executing complex queries.</w:t>
            </w:r>
            <w:r w:rsidRPr="0072389D">
              <w:rPr>
                <w:lang w:val="en-US"/>
              </w:rPr>
              <w:br/>
              <w:t>2. Check if resource consumption is within limits.</w:t>
            </w:r>
          </w:p>
        </w:tc>
        <w:tc>
          <w:tcPr>
            <w:tcW w:w="0" w:type="auto"/>
            <w:hideMark/>
          </w:tcPr>
          <w:p w14:paraId="66D5CA9F"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Memory usage remains efficient</w:t>
            </w:r>
          </w:p>
        </w:tc>
        <w:tc>
          <w:tcPr>
            <w:tcW w:w="0" w:type="auto"/>
            <w:hideMark/>
          </w:tcPr>
          <w:p w14:paraId="32CB2BA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4E4F9C5B"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8D31E5" w14:textId="77777777" w:rsidR="0072389D" w:rsidRPr="0072389D" w:rsidRDefault="0072389D" w:rsidP="00F4186E">
            <w:pPr>
              <w:spacing w:line="360" w:lineRule="auto"/>
              <w:rPr>
                <w:lang w:val="en-US"/>
              </w:rPr>
            </w:pPr>
            <w:r w:rsidRPr="0072389D">
              <w:rPr>
                <w:lang w:val="en-US"/>
              </w:rPr>
              <w:t>PT-TC05</w:t>
            </w:r>
          </w:p>
        </w:tc>
        <w:tc>
          <w:tcPr>
            <w:tcW w:w="0" w:type="auto"/>
            <w:hideMark/>
          </w:tcPr>
          <w:p w14:paraId="5DC00571"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Energy Forecast Execution Time</w:t>
            </w:r>
          </w:p>
        </w:tc>
        <w:tc>
          <w:tcPr>
            <w:tcW w:w="0" w:type="auto"/>
            <w:hideMark/>
          </w:tcPr>
          <w:p w14:paraId="2A9DA56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Run future energy prediction models.</w:t>
            </w:r>
            <w:r w:rsidRPr="0072389D">
              <w:rPr>
                <w:lang w:val="en-US"/>
              </w:rPr>
              <w:br/>
              <w:t>2. Measure the time required to generate results.</w:t>
            </w:r>
          </w:p>
        </w:tc>
        <w:tc>
          <w:tcPr>
            <w:tcW w:w="0" w:type="auto"/>
            <w:hideMark/>
          </w:tcPr>
          <w:p w14:paraId="7CE03D9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Forecasting completes within 5 seconds</w:t>
            </w:r>
          </w:p>
        </w:tc>
        <w:tc>
          <w:tcPr>
            <w:tcW w:w="0" w:type="auto"/>
            <w:hideMark/>
          </w:tcPr>
          <w:p w14:paraId="41A7680D"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698B9A5F"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F2E1C88" w14:textId="77777777" w:rsidR="0072389D" w:rsidRPr="0072389D" w:rsidRDefault="0072389D" w:rsidP="00F4186E">
            <w:pPr>
              <w:spacing w:line="360" w:lineRule="auto"/>
              <w:rPr>
                <w:lang w:val="en-US"/>
              </w:rPr>
            </w:pPr>
            <w:r w:rsidRPr="0072389D">
              <w:rPr>
                <w:lang w:val="en-US"/>
              </w:rPr>
              <w:t>PT-TC06</w:t>
            </w:r>
          </w:p>
        </w:tc>
        <w:tc>
          <w:tcPr>
            <w:tcW w:w="0" w:type="auto"/>
            <w:hideMark/>
          </w:tcPr>
          <w:p w14:paraId="07098692"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Dashboard Loading Time</w:t>
            </w:r>
          </w:p>
        </w:tc>
        <w:tc>
          <w:tcPr>
            <w:tcW w:w="0" w:type="auto"/>
            <w:hideMark/>
          </w:tcPr>
          <w:p w14:paraId="137C378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Open the IESA dashboard on different devices.</w:t>
            </w:r>
            <w:r w:rsidRPr="0072389D">
              <w:rPr>
                <w:lang w:val="en-US"/>
              </w:rPr>
              <w:br/>
              <w:t>2. Measure loading time.</w:t>
            </w:r>
          </w:p>
        </w:tc>
        <w:tc>
          <w:tcPr>
            <w:tcW w:w="0" w:type="auto"/>
            <w:hideMark/>
          </w:tcPr>
          <w:p w14:paraId="1F6A06A3"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Dashboard loads in less than 3 seconds</w:t>
            </w:r>
          </w:p>
        </w:tc>
        <w:tc>
          <w:tcPr>
            <w:tcW w:w="0" w:type="auto"/>
            <w:hideMark/>
          </w:tcPr>
          <w:p w14:paraId="418D6C96"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04BEC53F"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E0D39" w14:textId="77777777" w:rsidR="0072389D" w:rsidRPr="0072389D" w:rsidRDefault="0072389D" w:rsidP="00F4186E">
            <w:pPr>
              <w:spacing w:line="360" w:lineRule="auto"/>
              <w:rPr>
                <w:lang w:val="en-US"/>
              </w:rPr>
            </w:pPr>
            <w:r w:rsidRPr="0072389D">
              <w:rPr>
                <w:lang w:val="en-US"/>
              </w:rPr>
              <w:t>PT-TC07</w:t>
            </w:r>
          </w:p>
        </w:tc>
        <w:tc>
          <w:tcPr>
            <w:tcW w:w="0" w:type="auto"/>
            <w:hideMark/>
          </w:tcPr>
          <w:p w14:paraId="4F3E0DF6"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API Response Time</w:t>
            </w:r>
          </w:p>
        </w:tc>
        <w:tc>
          <w:tcPr>
            <w:tcW w:w="0" w:type="auto"/>
            <w:hideMark/>
          </w:tcPr>
          <w:p w14:paraId="1AAA706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Fetch external energy data via API.</w:t>
            </w:r>
            <w:r w:rsidRPr="0072389D">
              <w:rPr>
                <w:lang w:val="en-US"/>
              </w:rPr>
              <w:br/>
              <w:t>2. Measure response time of external data retrieval.</w:t>
            </w:r>
          </w:p>
        </w:tc>
        <w:tc>
          <w:tcPr>
            <w:tcW w:w="0" w:type="auto"/>
            <w:hideMark/>
          </w:tcPr>
          <w:p w14:paraId="17A8128A"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API response should be under 1 second</w:t>
            </w:r>
          </w:p>
        </w:tc>
        <w:tc>
          <w:tcPr>
            <w:tcW w:w="0" w:type="auto"/>
            <w:hideMark/>
          </w:tcPr>
          <w:p w14:paraId="25DC0529"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bl>
    <w:p w14:paraId="49783A97" w14:textId="6E3859CD" w:rsidR="00C86830" w:rsidRPr="00C86830" w:rsidRDefault="00C86830" w:rsidP="00F4186E">
      <w:pPr>
        <w:spacing w:line="360" w:lineRule="auto"/>
      </w:pPr>
    </w:p>
    <w:p w14:paraId="246C83EE" w14:textId="77777777" w:rsidR="00C86830" w:rsidRPr="00C86830" w:rsidRDefault="00C86830" w:rsidP="00F4186E">
      <w:pPr>
        <w:spacing w:line="360" w:lineRule="auto"/>
      </w:pPr>
    </w:p>
    <w:p w14:paraId="1F8E096D" w14:textId="6E5AE617" w:rsidR="00C86830" w:rsidRPr="00C86830" w:rsidRDefault="00C86830" w:rsidP="00F4186E">
      <w:pPr>
        <w:spacing w:line="360" w:lineRule="auto"/>
        <w:outlineLvl w:val="1"/>
        <w:rPr>
          <w:b/>
          <w:color w:val="000000" w:themeColor="text1"/>
        </w:rPr>
      </w:pPr>
      <w:bookmarkStart w:id="172" w:name="_Toc192884152"/>
      <w:r w:rsidRPr="00C86830">
        <w:rPr>
          <w:b/>
          <w:color w:val="000000" w:themeColor="text1"/>
        </w:rPr>
        <w:t>5.2.7 Compatibility Testing</w:t>
      </w:r>
      <w:bookmarkEnd w:id="172"/>
    </w:p>
    <w:p w14:paraId="3A4B5030" w14:textId="77777777" w:rsidR="0072389D" w:rsidRDefault="0072389D" w:rsidP="00F4186E">
      <w:pPr>
        <w:spacing w:line="360" w:lineRule="auto"/>
      </w:pPr>
    </w:p>
    <w:tbl>
      <w:tblPr>
        <w:tblStyle w:val="PlainTable1"/>
        <w:tblW w:w="0" w:type="auto"/>
        <w:tblLook w:val="04A0" w:firstRow="1" w:lastRow="0" w:firstColumn="1" w:lastColumn="0" w:noHBand="0" w:noVBand="1"/>
      </w:tblPr>
      <w:tblGrid>
        <w:gridCol w:w="879"/>
        <w:gridCol w:w="1929"/>
        <w:gridCol w:w="2479"/>
        <w:gridCol w:w="2007"/>
        <w:gridCol w:w="1003"/>
      </w:tblGrid>
      <w:tr w:rsidR="0072389D" w:rsidRPr="0072389D" w14:paraId="0DBE08FF"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8432E" w14:textId="77777777" w:rsidR="0072389D" w:rsidRPr="0072389D" w:rsidRDefault="0072389D" w:rsidP="00F4186E">
            <w:pPr>
              <w:spacing w:line="360" w:lineRule="auto"/>
              <w:rPr>
                <w:lang w:val="en-US"/>
              </w:rPr>
            </w:pPr>
            <w:r w:rsidRPr="0072389D">
              <w:rPr>
                <w:lang w:val="en-US"/>
              </w:rPr>
              <w:t>Test Case ID</w:t>
            </w:r>
          </w:p>
        </w:tc>
        <w:tc>
          <w:tcPr>
            <w:tcW w:w="0" w:type="auto"/>
            <w:hideMark/>
          </w:tcPr>
          <w:p w14:paraId="68F6340B"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Scenario</w:t>
            </w:r>
          </w:p>
        </w:tc>
        <w:tc>
          <w:tcPr>
            <w:tcW w:w="0" w:type="auto"/>
            <w:hideMark/>
          </w:tcPr>
          <w:p w14:paraId="48377F42"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Steps</w:t>
            </w:r>
          </w:p>
        </w:tc>
        <w:tc>
          <w:tcPr>
            <w:tcW w:w="0" w:type="auto"/>
            <w:hideMark/>
          </w:tcPr>
          <w:p w14:paraId="1419EB15"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Expected Output</w:t>
            </w:r>
          </w:p>
        </w:tc>
        <w:tc>
          <w:tcPr>
            <w:tcW w:w="0" w:type="auto"/>
            <w:hideMark/>
          </w:tcPr>
          <w:p w14:paraId="415C51E1"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Status</w:t>
            </w:r>
          </w:p>
        </w:tc>
      </w:tr>
      <w:tr w:rsidR="0072389D" w:rsidRPr="0072389D" w14:paraId="69617A2B"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BD376" w14:textId="77777777" w:rsidR="0072389D" w:rsidRPr="0072389D" w:rsidRDefault="0072389D" w:rsidP="00F4186E">
            <w:pPr>
              <w:spacing w:line="360" w:lineRule="auto"/>
              <w:rPr>
                <w:lang w:val="en-US"/>
              </w:rPr>
            </w:pPr>
            <w:r w:rsidRPr="0072389D">
              <w:rPr>
                <w:lang w:val="en-US"/>
              </w:rPr>
              <w:t>CT-TC01</w:t>
            </w:r>
          </w:p>
        </w:tc>
        <w:tc>
          <w:tcPr>
            <w:tcW w:w="0" w:type="auto"/>
            <w:hideMark/>
          </w:tcPr>
          <w:p w14:paraId="199C31E2"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Browser Compatibility</w:t>
            </w:r>
          </w:p>
        </w:tc>
        <w:tc>
          <w:tcPr>
            <w:tcW w:w="0" w:type="auto"/>
            <w:hideMark/>
          </w:tcPr>
          <w:p w14:paraId="183260A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 xml:space="preserve">1. Open IESA on Chrome, Firefox, </w:t>
            </w:r>
            <w:r w:rsidRPr="0072389D">
              <w:rPr>
                <w:lang w:val="en-US"/>
              </w:rPr>
              <w:lastRenderedPageBreak/>
              <w:t>Edge, and Safari.</w:t>
            </w:r>
            <w:r w:rsidRPr="0072389D">
              <w:rPr>
                <w:lang w:val="en-US"/>
              </w:rPr>
              <w:br/>
              <w:t>2. Check if all UI elements render properly.</w:t>
            </w:r>
            <w:r w:rsidRPr="0072389D">
              <w:rPr>
                <w:lang w:val="en-US"/>
              </w:rPr>
              <w:br/>
              <w:t>3. Test core features (Forecasting, Scenario Analysis).</w:t>
            </w:r>
          </w:p>
        </w:tc>
        <w:tc>
          <w:tcPr>
            <w:tcW w:w="0" w:type="auto"/>
            <w:hideMark/>
          </w:tcPr>
          <w:p w14:paraId="5FB3A1D1"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lastRenderedPageBreak/>
              <w:t xml:space="preserve">System works without UI breaks </w:t>
            </w:r>
            <w:r w:rsidRPr="0072389D">
              <w:rPr>
                <w:lang w:val="en-US"/>
              </w:rPr>
              <w:lastRenderedPageBreak/>
              <w:t>or functionality issues</w:t>
            </w:r>
          </w:p>
        </w:tc>
        <w:tc>
          <w:tcPr>
            <w:tcW w:w="0" w:type="auto"/>
            <w:hideMark/>
          </w:tcPr>
          <w:p w14:paraId="0953A80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lastRenderedPageBreak/>
              <w:t>Pending</w:t>
            </w:r>
          </w:p>
        </w:tc>
      </w:tr>
      <w:tr w:rsidR="0072389D" w:rsidRPr="0072389D" w14:paraId="4644C041"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B989FDB" w14:textId="77777777" w:rsidR="0072389D" w:rsidRPr="0072389D" w:rsidRDefault="0072389D" w:rsidP="00F4186E">
            <w:pPr>
              <w:spacing w:line="360" w:lineRule="auto"/>
              <w:rPr>
                <w:lang w:val="en-US"/>
              </w:rPr>
            </w:pPr>
            <w:r w:rsidRPr="0072389D">
              <w:rPr>
                <w:lang w:val="en-US"/>
              </w:rPr>
              <w:t>CT-TC02</w:t>
            </w:r>
          </w:p>
        </w:tc>
        <w:tc>
          <w:tcPr>
            <w:tcW w:w="0" w:type="auto"/>
            <w:hideMark/>
          </w:tcPr>
          <w:p w14:paraId="09398567"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Operating System Compatibility</w:t>
            </w:r>
          </w:p>
        </w:tc>
        <w:tc>
          <w:tcPr>
            <w:tcW w:w="0" w:type="auto"/>
            <w:hideMark/>
          </w:tcPr>
          <w:p w14:paraId="7EBF8905"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Run IESA on Windows, macOS, and Linux.</w:t>
            </w:r>
            <w:r w:rsidRPr="0072389D">
              <w:rPr>
                <w:lang w:val="en-US"/>
              </w:rPr>
              <w:br/>
              <w:t>2. Test all key functionalities.</w:t>
            </w:r>
          </w:p>
        </w:tc>
        <w:tc>
          <w:tcPr>
            <w:tcW w:w="0" w:type="auto"/>
            <w:hideMark/>
          </w:tcPr>
          <w:p w14:paraId="14F88565"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performs consistently across OS</w:t>
            </w:r>
          </w:p>
        </w:tc>
        <w:tc>
          <w:tcPr>
            <w:tcW w:w="0" w:type="auto"/>
            <w:hideMark/>
          </w:tcPr>
          <w:p w14:paraId="1D2241D8"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10668B7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904DB6" w14:textId="77777777" w:rsidR="0072389D" w:rsidRPr="0072389D" w:rsidRDefault="0072389D" w:rsidP="00F4186E">
            <w:pPr>
              <w:spacing w:line="360" w:lineRule="auto"/>
              <w:rPr>
                <w:lang w:val="en-US"/>
              </w:rPr>
            </w:pPr>
            <w:r w:rsidRPr="0072389D">
              <w:rPr>
                <w:lang w:val="en-US"/>
              </w:rPr>
              <w:t>CT-TC03</w:t>
            </w:r>
          </w:p>
        </w:tc>
        <w:tc>
          <w:tcPr>
            <w:tcW w:w="0" w:type="auto"/>
            <w:hideMark/>
          </w:tcPr>
          <w:p w14:paraId="79021F9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Mobile Responsiveness</w:t>
            </w:r>
          </w:p>
        </w:tc>
        <w:tc>
          <w:tcPr>
            <w:tcW w:w="0" w:type="auto"/>
            <w:hideMark/>
          </w:tcPr>
          <w:p w14:paraId="6184152A"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Open IESA on mobile devices and tablets.</w:t>
            </w:r>
            <w:r w:rsidRPr="0072389D">
              <w:rPr>
                <w:lang w:val="en-US"/>
              </w:rPr>
              <w:br/>
              <w:t>2. Check dashboard responsiveness and readability.</w:t>
            </w:r>
          </w:p>
        </w:tc>
        <w:tc>
          <w:tcPr>
            <w:tcW w:w="0" w:type="auto"/>
            <w:hideMark/>
          </w:tcPr>
          <w:p w14:paraId="232CD69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UI adapts smoothly to different screen sizes</w:t>
            </w:r>
          </w:p>
        </w:tc>
        <w:tc>
          <w:tcPr>
            <w:tcW w:w="0" w:type="auto"/>
            <w:hideMark/>
          </w:tcPr>
          <w:p w14:paraId="0A30E24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29DEEDA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9008EB2" w14:textId="77777777" w:rsidR="0072389D" w:rsidRPr="0072389D" w:rsidRDefault="0072389D" w:rsidP="00F4186E">
            <w:pPr>
              <w:spacing w:line="360" w:lineRule="auto"/>
              <w:rPr>
                <w:lang w:val="en-US"/>
              </w:rPr>
            </w:pPr>
            <w:r w:rsidRPr="0072389D">
              <w:rPr>
                <w:lang w:val="en-US"/>
              </w:rPr>
              <w:t>CT-TC04</w:t>
            </w:r>
          </w:p>
        </w:tc>
        <w:tc>
          <w:tcPr>
            <w:tcW w:w="0" w:type="auto"/>
            <w:hideMark/>
          </w:tcPr>
          <w:p w14:paraId="356F2D4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Database Compatibility</w:t>
            </w:r>
          </w:p>
        </w:tc>
        <w:tc>
          <w:tcPr>
            <w:tcW w:w="0" w:type="auto"/>
            <w:hideMark/>
          </w:tcPr>
          <w:p w14:paraId="05293592"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Connect IESA to different database versions (SQL Server 2019, SQL Server 2022).</w:t>
            </w:r>
            <w:r w:rsidRPr="0072389D">
              <w:rPr>
                <w:lang w:val="en-US"/>
              </w:rPr>
              <w:br/>
              <w:t>2. Execute queries and check results.</w:t>
            </w:r>
          </w:p>
        </w:tc>
        <w:tc>
          <w:tcPr>
            <w:tcW w:w="0" w:type="auto"/>
            <w:hideMark/>
          </w:tcPr>
          <w:p w14:paraId="18F8D2A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retrieves and processes data correctly</w:t>
            </w:r>
          </w:p>
        </w:tc>
        <w:tc>
          <w:tcPr>
            <w:tcW w:w="0" w:type="auto"/>
            <w:hideMark/>
          </w:tcPr>
          <w:p w14:paraId="1CB6BF8B"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2FCA502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09F79" w14:textId="77777777" w:rsidR="0072389D" w:rsidRPr="0072389D" w:rsidRDefault="0072389D" w:rsidP="00F4186E">
            <w:pPr>
              <w:spacing w:line="360" w:lineRule="auto"/>
              <w:rPr>
                <w:lang w:val="en-US"/>
              </w:rPr>
            </w:pPr>
            <w:r w:rsidRPr="0072389D">
              <w:rPr>
                <w:lang w:val="en-US"/>
              </w:rPr>
              <w:t>CT-TC05</w:t>
            </w:r>
          </w:p>
        </w:tc>
        <w:tc>
          <w:tcPr>
            <w:tcW w:w="0" w:type="auto"/>
            <w:hideMark/>
          </w:tcPr>
          <w:p w14:paraId="7802C370"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API Integration</w:t>
            </w:r>
          </w:p>
        </w:tc>
        <w:tc>
          <w:tcPr>
            <w:tcW w:w="0" w:type="auto"/>
            <w:hideMark/>
          </w:tcPr>
          <w:p w14:paraId="1D10A1C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Test integration with external energy provider APIs.</w:t>
            </w:r>
            <w:r w:rsidRPr="0072389D">
              <w:rPr>
                <w:lang w:val="en-US"/>
              </w:rPr>
              <w:br/>
              <w:t>2. Fetch real-time data and validate results.</w:t>
            </w:r>
          </w:p>
        </w:tc>
        <w:tc>
          <w:tcPr>
            <w:tcW w:w="0" w:type="auto"/>
            <w:hideMark/>
          </w:tcPr>
          <w:p w14:paraId="221A9C4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API calls work without errors</w:t>
            </w:r>
          </w:p>
        </w:tc>
        <w:tc>
          <w:tcPr>
            <w:tcW w:w="0" w:type="auto"/>
            <w:hideMark/>
          </w:tcPr>
          <w:p w14:paraId="71E9C22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14D501C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F709C22" w14:textId="77777777" w:rsidR="0072389D" w:rsidRPr="0072389D" w:rsidRDefault="0072389D" w:rsidP="00F4186E">
            <w:pPr>
              <w:spacing w:line="360" w:lineRule="auto"/>
              <w:rPr>
                <w:lang w:val="en-US"/>
              </w:rPr>
            </w:pPr>
            <w:r w:rsidRPr="0072389D">
              <w:rPr>
                <w:lang w:val="en-US"/>
              </w:rPr>
              <w:t>CT-TC06</w:t>
            </w:r>
          </w:p>
        </w:tc>
        <w:tc>
          <w:tcPr>
            <w:tcW w:w="0" w:type="auto"/>
            <w:hideMark/>
          </w:tcPr>
          <w:p w14:paraId="1E22D39E"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Cloud vs. On-Prem Deployment</w:t>
            </w:r>
          </w:p>
        </w:tc>
        <w:tc>
          <w:tcPr>
            <w:tcW w:w="0" w:type="auto"/>
            <w:hideMark/>
          </w:tcPr>
          <w:p w14:paraId="391D1344"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 xml:space="preserve">1. Deploy IESA on cloud (Azure, AWS) and on-premise </w:t>
            </w:r>
            <w:r w:rsidRPr="0072389D">
              <w:rPr>
                <w:lang w:val="en-US"/>
              </w:rPr>
              <w:lastRenderedPageBreak/>
              <w:t>servers.</w:t>
            </w:r>
            <w:r w:rsidRPr="0072389D">
              <w:rPr>
                <w:lang w:val="en-US"/>
              </w:rPr>
              <w:br/>
              <w:t>2. Check performance and stability.</w:t>
            </w:r>
          </w:p>
        </w:tc>
        <w:tc>
          <w:tcPr>
            <w:tcW w:w="0" w:type="auto"/>
            <w:hideMark/>
          </w:tcPr>
          <w:p w14:paraId="2B78DA64"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lastRenderedPageBreak/>
              <w:t>System operates smoothly in both environments</w:t>
            </w:r>
          </w:p>
        </w:tc>
        <w:tc>
          <w:tcPr>
            <w:tcW w:w="0" w:type="auto"/>
            <w:hideMark/>
          </w:tcPr>
          <w:p w14:paraId="565EFB2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bl>
    <w:p w14:paraId="63189E01" w14:textId="1AFC8CF5" w:rsidR="00C86830" w:rsidRPr="00C86830" w:rsidRDefault="00C86830" w:rsidP="00F4186E">
      <w:pPr>
        <w:spacing w:line="360" w:lineRule="auto"/>
      </w:pPr>
    </w:p>
    <w:p w14:paraId="42726A06" w14:textId="77777777" w:rsidR="00C86830" w:rsidRPr="00C86830" w:rsidRDefault="00C86830" w:rsidP="00F4186E">
      <w:pPr>
        <w:spacing w:line="360" w:lineRule="auto"/>
      </w:pPr>
    </w:p>
    <w:p w14:paraId="33EE4820" w14:textId="13FD4177" w:rsidR="00C86830" w:rsidRPr="00C86830" w:rsidRDefault="00C86830" w:rsidP="00F4186E">
      <w:pPr>
        <w:spacing w:line="360" w:lineRule="auto"/>
        <w:outlineLvl w:val="1"/>
        <w:rPr>
          <w:b/>
          <w:color w:val="000000" w:themeColor="text1"/>
        </w:rPr>
      </w:pPr>
      <w:bookmarkStart w:id="173" w:name="_Toc192884153"/>
      <w:r w:rsidRPr="00C86830">
        <w:rPr>
          <w:b/>
          <w:color w:val="000000" w:themeColor="text1"/>
        </w:rPr>
        <w:t>5.2.8 Load Testing</w:t>
      </w:r>
      <w:bookmarkEnd w:id="173"/>
    </w:p>
    <w:p w14:paraId="54951607" w14:textId="77777777" w:rsidR="0072389D" w:rsidRDefault="0072389D" w:rsidP="00F4186E">
      <w:pPr>
        <w:spacing w:line="360" w:lineRule="auto"/>
      </w:pPr>
    </w:p>
    <w:tbl>
      <w:tblPr>
        <w:tblStyle w:val="PlainTable1"/>
        <w:tblW w:w="0" w:type="auto"/>
        <w:tblLook w:val="04A0" w:firstRow="1" w:lastRow="0" w:firstColumn="1" w:lastColumn="0" w:noHBand="0" w:noVBand="1"/>
      </w:tblPr>
      <w:tblGrid>
        <w:gridCol w:w="909"/>
        <w:gridCol w:w="1613"/>
        <w:gridCol w:w="2625"/>
        <w:gridCol w:w="2147"/>
        <w:gridCol w:w="1003"/>
      </w:tblGrid>
      <w:tr w:rsidR="0072389D" w:rsidRPr="0072389D" w14:paraId="311431C8"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1D6A4" w14:textId="77777777" w:rsidR="0072389D" w:rsidRPr="0072389D" w:rsidRDefault="0072389D" w:rsidP="00F4186E">
            <w:pPr>
              <w:spacing w:line="360" w:lineRule="auto"/>
              <w:rPr>
                <w:lang w:val="en-US"/>
              </w:rPr>
            </w:pPr>
            <w:r w:rsidRPr="0072389D">
              <w:rPr>
                <w:lang w:val="en-US"/>
              </w:rPr>
              <w:t>Test Case ID</w:t>
            </w:r>
          </w:p>
        </w:tc>
        <w:tc>
          <w:tcPr>
            <w:tcW w:w="0" w:type="auto"/>
            <w:hideMark/>
          </w:tcPr>
          <w:p w14:paraId="367407D4"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Scenario</w:t>
            </w:r>
          </w:p>
        </w:tc>
        <w:tc>
          <w:tcPr>
            <w:tcW w:w="0" w:type="auto"/>
            <w:hideMark/>
          </w:tcPr>
          <w:p w14:paraId="1C5D16FA"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Steps</w:t>
            </w:r>
          </w:p>
        </w:tc>
        <w:tc>
          <w:tcPr>
            <w:tcW w:w="0" w:type="auto"/>
            <w:hideMark/>
          </w:tcPr>
          <w:p w14:paraId="3A4728D2"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Expected Output</w:t>
            </w:r>
          </w:p>
        </w:tc>
        <w:tc>
          <w:tcPr>
            <w:tcW w:w="0" w:type="auto"/>
            <w:hideMark/>
          </w:tcPr>
          <w:p w14:paraId="56F5DC60"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Status</w:t>
            </w:r>
          </w:p>
        </w:tc>
      </w:tr>
      <w:tr w:rsidR="0072389D" w:rsidRPr="0072389D" w14:paraId="065A2537"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69680" w14:textId="77777777" w:rsidR="0072389D" w:rsidRPr="0072389D" w:rsidRDefault="0072389D" w:rsidP="00F4186E">
            <w:pPr>
              <w:spacing w:line="360" w:lineRule="auto"/>
              <w:rPr>
                <w:lang w:val="en-US"/>
              </w:rPr>
            </w:pPr>
            <w:r w:rsidRPr="0072389D">
              <w:rPr>
                <w:lang w:val="en-US"/>
              </w:rPr>
              <w:t>LT-TC01</w:t>
            </w:r>
          </w:p>
        </w:tc>
        <w:tc>
          <w:tcPr>
            <w:tcW w:w="0" w:type="auto"/>
            <w:hideMark/>
          </w:tcPr>
          <w:p w14:paraId="5388AC5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Concurrent Users Load</w:t>
            </w:r>
          </w:p>
        </w:tc>
        <w:tc>
          <w:tcPr>
            <w:tcW w:w="0" w:type="auto"/>
            <w:hideMark/>
          </w:tcPr>
          <w:p w14:paraId="3D47E7D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Simulate 50, 100, and 200 concurrent users accessing the system.</w:t>
            </w:r>
            <w:r w:rsidRPr="0072389D">
              <w:rPr>
                <w:lang w:val="en-US"/>
              </w:rPr>
              <w:br/>
              <w:t>2. Test if key functionalities (dashboard, scenario analysis) work smoothly.</w:t>
            </w:r>
          </w:p>
        </w:tc>
        <w:tc>
          <w:tcPr>
            <w:tcW w:w="0" w:type="auto"/>
            <w:hideMark/>
          </w:tcPr>
          <w:p w14:paraId="0A96B87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System remains stable, with response time &lt; 5 sec</w:t>
            </w:r>
          </w:p>
        </w:tc>
        <w:tc>
          <w:tcPr>
            <w:tcW w:w="0" w:type="auto"/>
            <w:hideMark/>
          </w:tcPr>
          <w:p w14:paraId="53307DE2"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1637D896"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B5267DA" w14:textId="77777777" w:rsidR="0072389D" w:rsidRPr="0072389D" w:rsidRDefault="0072389D" w:rsidP="00F4186E">
            <w:pPr>
              <w:spacing w:line="360" w:lineRule="auto"/>
              <w:rPr>
                <w:lang w:val="en-US"/>
              </w:rPr>
            </w:pPr>
            <w:r w:rsidRPr="0072389D">
              <w:rPr>
                <w:lang w:val="en-US"/>
              </w:rPr>
              <w:t>LT-TC02</w:t>
            </w:r>
          </w:p>
        </w:tc>
        <w:tc>
          <w:tcPr>
            <w:tcW w:w="0" w:type="auto"/>
            <w:hideMark/>
          </w:tcPr>
          <w:p w14:paraId="3366EADE"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High Data Volume Processing</w:t>
            </w:r>
          </w:p>
        </w:tc>
        <w:tc>
          <w:tcPr>
            <w:tcW w:w="0" w:type="auto"/>
            <w:hideMark/>
          </w:tcPr>
          <w:p w14:paraId="0E4D03DE"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Upload large datasets (5M+ records).</w:t>
            </w:r>
            <w:r w:rsidRPr="0072389D">
              <w:rPr>
                <w:lang w:val="en-US"/>
              </w:rPr>
              <w:br/>
              <w:t>2. Run energy forecasting models and check system behavior.</w:t>
            </w:r>
          </w:p>
        </w:tc>
        <w:tc>
          <w:tcPr>
            <w:tcW w:w="0" w:type="auto"/>
            <w:hideMark/>
          </w:tcPr>
          <w:p w14:paraId="3B9A1E7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processes data without crashes or significant delays</w:t>
            </w:r>
          </w:p>
        </w:tc>
        <w:tc>
          <w:tcPr>
            <w:tcW w:w="0" w:type="auto"/>
            <w:hideMark/>
          </w:tcPr>
          <w:p w14:paraId="229055C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0B354C1C"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CC0CA" w14:textId="77777777" w:rsidR="0072389D" w:rsidRPr="0072389D" w:rsidRDefault="0072389D" w:rsidP="00F4186E">
            <w:pPr>
              <w:spacing w:line="360" w:lineRule="auto"/>
              <w:rPr>
                <w:lang w:val="en-US"/>
              </w:rPr>
            </w:pPr>
            <w:r w:rsidRPr="0072389D">
              <w:rPr>
                <w:lang w:val="en-US"/>
              </w:rPr>
              <w:t>LT-TC03</w:t>
            </w:r>
          </w:p>
        </w:tc>
        <w:tc>
          <w:tcPr>
            <w:tcW w:w="0" w:type="auto"/>
            <w:hideMark/>
          </w:tcPr>
          <w:p w14:paraId="07FCFE78"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API Request Load</w:t>
            </w:r>
          </w:p>
        </w:tc>
        <w:tc>
          <w:tcPr>
            <w:tcW w:w="0" w:type="auto"/>
            <w:hideMark/>
          </w:tcPr>
          <w:p w14:paraId="0FBB097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Simulate 500+ API requests per second.</w:t>
            </w:r>
            <w:r w:rsidRPr="0072389D">
              <w:rPr>
                <w:lang w:val="en-US"/>
              </w:rPr>
              <w:br/>
              <w:t>2. Monitor response times and failures.</w:t>
            </w:r>
          </w:p>
        </w:tc>
        <w:tc>
          <w:tcPr>
            <w:tcW w:w="0" w:type="auto"/>
            <w:hideMark/>
          </w:tcPr>
          <w:p w14:paraId="1566620A"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API calls succeed without high error rates</w:t>
            </w:r>
          </w:p>
        </w:tc>
        <w:tc>
          <w:tcPr>
            <w:tcW w:w="0" w:type="auto"/>
            <w:hideMark/>
          </w:tcPr>
          <w:p w14:paraId="13CBC44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4EB9EFC7"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16B574C3" w14:textId="77777777" w:rsidR="0072389D" w:rsidRPr="0072389D" w:rsidRDefault="0072389D" w:rsidP="00F4186E">
            <w:pPr>
              <w:spacing w:line="360" w:lineRule="auto"/>
              <w:rPr>
                <w:lang w:val="en-US"/>
              </w:rPr>
            </w:pPr>
            <w:r w:rsidRPr="0072389D">
              <w:rPr>
                <w:lang w:val="en-US"/>
              </w:rPr>
              <w:t>LT-TC04</w:t>
            </w:r>
          </w:p>
        </w:tc>
        <w:tc>
          <w:tcPr>
            <w:tcW w:w="0" w:type="auto"/>
            <w:hideMark/>
          </w:tcPr>
          <w:p w14:paraId="4A4D2538"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Stress Testing</w:t>
            </w:r>
          </w:p>
        </w:tc>
        <w:tc>
          <w:tcPr>
            <w:tcW w:w="0" w:type="auto"/>
            <w:hideMark/>
          </w:tcPr>
          <w:p w14:paraId="0C99C105"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Gradually increase the number of active users beyond expected limits.</w:t>
            </w:r>
            <w:r w:rsidRPr="0072389D">
              <w:rPr>
                <w:lang w:val="en-US"/>
              </w:rPr>
              <w:br/>
              <w:t>2. Identify the breaking point of the system.</w:t>
            </w:r>
          </w:p>
        </w:tc>
        <w:tc>
          <w:tcPr>
            <w:tcW w:w="0" w:type="auto"/>
            <w:hideMark/>
          </w:tcPr>
          <w:p w14:paraId="018E90F8"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remains functional until a critical limit is reached</w:t>
            </w:r>
          </w:p>
        </w:tc>
        <w:tc>
          <w:tcPr>
            <w:tcW w:w="0" w:type="auto"/>
            <w:hideMark/>
          </w:tcPr>
          <w:p w14:paraId="555C3DC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11E7DC76"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0825A" w14:textId="77777777" w:rsidR="0072389D" w:rsidRPr="0072389D" w:rsidRDefault="0072389D" w:rsidP="00F4186E">
            <w:pPr>
              <w:spacing w:line="360" w:lineRule="auto"/>
              <w:rPr>
                <w:lang w:val="en-US"/>
              </w:rPr>
            </w:pPr>
            <w:r w:rsidRPr="0072389D">
              <w:rPr>
                <w:lang w:val="en-US"/>
              </w:rPr>
              <w:lastRenderedPageBreak/>
              <w:t>LT-TC05</w:t>
            </w:r>
          </w:p>
        </w:tc>
        <w:tc>
          <w:tcPr>
            <w:tcW w:w="0" w:type="auto"/>
            <w:hideMark/>
          </w:tcPr>
          <w:p w14:paraId="3605A77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Continuous Load Over Time</w:t>
            </w:r>
          </w:p>
        </w:tc>
        <w:tc>
          <w:tcPr>
            <w:tcW w:w="0" w:type="auto"/>
            <w:hideMark/>
          </w:tcPr>
          <w:p w14:paraId="11F641D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Run system for 24 hours with consistent high traffic.</w:t>
            </w:r>
            <w:r w:rsidRPr="0072389D">
              <w:rPr>
                <w:lang w:val="en-US"/>
              </w:rPr>
              <w:br/>
              <w:t>2. Monitor for memory leaks, performance degradation.</w:t>
            </w:r>
          </w:p>
        </w:tc>
        <w:tc>
          <w:tcPr>
            <w:tcW w:w="0" w:type="auto"/>
            <w:hideMark/>
          </w:tcPr>
          <w:p w14:paraId="2F49BFF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System maintains stable performance over long durations</w:t>
            </w:r>
          </w:p>
        </w:tc>
        <w:tc>
          <w:tcPr>
            <w:tcW w:w="0" w:type="auto"/>
            <w:hideMark/>
          </w:tcPr>
          <w:p w14:paraId="3B56F453"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68D8E1C7"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07015936" w14:textId="77777777" w:rsidR="0072389D" w:rsidRPr="0072389D" w:rsidRDefault="0072389D" w:rsidP="00F4186E">
            <w:pPr>
              <w:spacing w:line="360" w:lineRule="auto"/>
              <w:rPr>
                <w:lang w:val="en-US"/>
              </w:rPr>
            </w:pPr>
            <w:r w:rsidRPr="0072389D">
              <w:rPr>
                <w:lang w:val="en-US"/>
              </w:rPr>
              <w:t>LT-TC06</w:t>
            </w:r>
          </w:p>
        </w:tc>
        <w:tc>
          <w:tcPr>
            <w:tcW w:w="0" w:type="auto"/>
            <w:hideMark/>
          </w:tcPr>
          <w:p w14:paraId="59C824E3"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Dashboard Load Handling</w:t>
            </w:r>
          </w:p>
        </w:tc>
        <w:tc>
          <w:tcPr>
            <w:tcW w:w="0" w:type="auto"/>
            <w:hideMark/>
          </w:tcPr>
          <w:p w14:paraId="6E3C021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Simultaneously open 100+ dashboard instances.</w:t>
            </w:r>
            <w:r w:rsidRPr="0072389D">
              <w:rPr>
                <w:lang w:val="en-US"/>
              </w:rPr>
              <w:br/>
              <w:t>2. Observe system lag and response times.</w:t>
            </w:r>
          </w:p>
        </w:tc>
        <w:tc>
          <w:tcPr>
            <w:tcW w:w="0" w:type="auto"/>
            <w:hideMark/>
          </w:tcPr>
          <w:p w14:paraId="0F29F0B9"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Dashboard loads within 3-5 seconds even under load</w:t>
            </w:r>
          </w:p>
        </w:tc>
        <w:tc>
          <w:tcPr>
            <w:tcW w:w="0" w:type="auto"/>
            <w:hideMark/>
          </w:tcPr>
          <w:p w14:paraId="5704A91F"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bl>
    <w:p w14:paraId="5B17FC94" w14:textId="77777777" w:rsidR="00C86830" w:rsidRPr="00C86830" w:rsidRDefault="00C86830" w:rsidP="00F4186E">
      <w:pPr>
        <w:spacing w:line="360" w:lineRule="auto"/>
      </w:pPr>
    </w:p>
    <w:p w14:paraId="689A750C" w14:textId="761FA1AD" w:rsidR="00C86830" w:rsidRPr="00C86830" w:rsidRDefault="00C86830" w:rsidP="00F4186E">
      <w:pPr>
        <w:spacing w:line="360" w:lineRule="auto"/>
        <w:outlineLvl w:val="1"/>
        <w:rPr>
          <w:b/>
          <w:color w:val="000000" w:themeColor="text1"/>
        </w:rPr>
      </w:pPr>
      <w:bookmarkStart w:id="174" w:name="_Toc192884154"/>
      <w:r w:rsidRPr="00C86830">
        <w:rPr>
          <w:b/>
          <w:color w:val="000000" w:themeColor="text1"/>
        </w:rPr>
        <w:t>5.2.9 Security Testing</w:t>
      </w:r>
      <w:bookmarkEnd w:id="174"/>
    </w:p>
    <w:p w14:paraId="06DB0816" w14:textId="77777777" w:rsidR="0072389D" w:rsidRDefault="0072389D" w:rsidP="00F4186E">
      <w:pPr>
        <w:spacing w:line="360" w:lineRule="auto"/>
      </w:pPr>
    </w:p>
    <w:tbl>
      <w:tblPr>
        <w:tblStyle w:val="PlainTable1"/>
        <w:tblW w:w="0" w:type="auto"/>
        <w:tblLook w:val="04A0" w:firstRow="1" w:lastRow="0" w:firstColumn="1" w:lastColumn="0" w:noHBand="0" w:noVBand="1"/>
      </w:tblPr>
      <w:tblGrid>
        <w:gridCol w:w="883"/>
        <w:gridCol w:w="1984"/>
        <w:gridCol w:w="2309"/>
        <w:gridCol w:w="2118"/>
        <w:gridCol w:w="1003"/>
      </w:tblGrid>
      <w:tr w:rsidR="0072389D" w:rsidRPr="0072389D" w14:paraId="31921E20"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0EC66" w14:textId="77777777" w:rsidR="0072389D" w:rsidRPr="0072389D" w:rsidRDefault="0072389D" w:rsidP="00F4186E">
            <w:pPr>
              <w:spacing w:line="360" w:lineRule="auto"/>
              <w:rPr>
                <w:lang w:val="en-US"/>
              </w:rPr>
            </w:pPr>
            <w:r w:rsidRPr="0072389D">
              <w:rPr>
                <w:lang w:val="en-US"/>
              </w:rPr>
              <w:t>Test Case ID</w:t>
            </w:r>
          </w:p>
        </w:tc>
        <w:tc>
          <w:tcPr>
            <w:tcW w:w="0" w:type="auto"/>
            <w:hideMark/>
          </w:tcPr>
          <w:p w14:paraId="2459EBC9"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Scenario</w:t>
            </w:r>
          </w:p>
        </w:tc>
        <w:tc>
          <w:tcPr>
            <w:tcW w:w="0" w:type="auto"/>
            <w:hideMark/>
          </w:tcPr>
          <w:p w14:paraId="28B7329F"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Steps</w:t>
            </w:r>
          </w:p>
        </w:tc>
        <w:tc>
          <w:tcPr>
            <w:tcW w:w="0" w:type="auto"/>
            <w:hideMark/>
          </w:tcPr>
          <w:p w14:paraId="171DC4DF"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Expected Output</w:t>
            </w:r>
          </w:p>
        </w:tc>
        <w:tc>
          <w:tcPr>
            <w:tcW w:w="0" w:type="auto"/>
            <w:hideMark/>
          </w:tcPr>
          <w:p w14:paraId="6C1660F2"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Status</w:t>
            </w:r>
          </w:p>
        </w:tc>
      </w:tr>
      <w:tr w:rsidR="0072389D" w:rsidRPr="0072389D" w14:paraId="3DF125BA"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9A6EFE" w14:textId="77777777" w:rsidR="0072389D" w:rsidRPr="0072389D" w:rsidRDefault="0072389D" w:rsidP="00F4186E">
            <w:pPr>
              <w:spacing w:line="360" w:lineRule="auto"/>
              <w:rPr>
                <w:lang w:val="en-US"/>
              </w:rPr>
            </w:pPr>
            <w:r w:rsidRPr="0072389D">
              <w:rPr>
                <w:lang w:val="en-US"/>
              </w:rPr>
              <w:t>ST-TC01</w:t>
            </w:r>
          </w:p>
        </w:tc>
        <w:tc>
          <w:tcPr>
            <w:tcW w:w="0" w:type="auto"/>
            <w:hideMark/>
          </w:tcPr>
          <w:p w14:paraId="38A0D70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User Authentication</w:t>
            </w:r>
          </w:p>
        </w:tc>
        <w:tc>
          <w:tcPr>
            <w:tcW w:w="0" w:type="auto"/>
            <w:hideMark/>
          </w:tcPr>
          <w:p w14:paraId="0D66B9D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Attempt login with valid and invalid credentials.</w:t>
            </w:r>
            <w:r w:rsidRPr="0072389D">
              <w:rPr>
                <w:lang w:val="en-US"/>
              </w:rPr>
              <w:br/>
              <w:t>2. Verify account lockout after multiple failed attempts.</w:t>
            </w:r>
            <w:r w:rsidRPr="0072389D">
              <w:rPr>
                <w:lang w:val="en-US"/>
              </w:rPr>
              <w:br/>
              <w:t>3. Ensure password reset process is secure.</w:t>
            </w:r>
          </w:p>
        </w:tc>
        <w:tc>
          <w:tcPr>
            <w:tcW w:w="0" w:type="auto"/>
            <w:hideMark/>
          </w:tcPr>
          <w:p w14:paraId="38F4DFE0"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Only valid users gain access, brute-force protection enabled</w:t>
            </w:r>
          </w:p>
        </w:tc>
        <w:tc>
          <w:tcPr>
            <w:tcW w:w="0" w:type="auto"/>
            <w:hideMark/>
          </w:tcPr>
          <w:p w14:paraId="253D5BA2"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104DABFE"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67411C2C" w14:textId="77777777" w:rsidR="0072389D" w:rsidRPr="0072389D" w:rsidRDefault="0072389D" w:rsidP="00F4186E">
            <w:pPr>
              <w:spacing w:line="360" w:lineRule="auto"/>
              <w:rPr>
                <w:lang w:val="en-US"/>
              </w:rPr>
            </w:pPr>
            <w:r w:rsidRPr="0072389D">
              <w:rPr>
                <w:lang w:val="en-US"/>
              </w:rPr>
              <w:t>ST-TC02</w:t>
            </w:r>
          </w:p>
        </w:tc>
        <w:tc>
          <w:tcPr>
            <w:tcW w:w="0" w:type="auto"/>
            <w:hideMark/>
          </w:tcPr>
          <w:p w14:paraId="47E2A863"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Role-Based Access Control (RBAC)</w:t>
            </w:r>
          </w:p>
        </w:tc>
        <w:tc>
          <w:tcPr>
            <w:tcW w:w="0" w:type="auto"/>
            <w:hideMark/>
          </w:tcPr>
          <w:p w14:paraId="5D62C716"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Test access levels for Admin, Data Operator, and Energy Planner.</w:t>
            </w:r>
            <w:r w:rsidRPr="0072389D">
              <w:rPr>
                <w:lang w:val="en-US"/>
              </w:rPr>
              <w:br/>
              <w:t xml:space="preserve">2. Ensure users can only access </w:t>
            </w:r>
            <w:r w:rsidRPr="0072389D">
              <w:rPr>
                <w:lang w:val="en-US"/>
              </w:rPr>
              <w:lastRenderedPageBreak/>
              <w:t>authorized functionalities.</w:t>
            </w:r>
          </w:p>
        </w:tc>
        <w:tc>
          <w:tcPr>
            <w:tcW w:w="0" w:type="auto"/>
            <w:hideMark/>
          </w:tcPr>
          <w:p w14:paraId="317C912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lastRenderedPageBreak/>
              <w:t>Unauthorized access is denied</w:t>
            </w:r>
          </w:p>
        </w:tc>
        <w:tc>
          <w:tcPr>
            <w:tcW w:w="0" w:type="auto"/>
            <w:hideMark/>
          </w:tcPr>
          <w:p w14:paraId="12D8555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15F5554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CBDF28" w14:textId="77777777" w:rsidR="0072389D" w:rsidRPr="0072389D" w:rsidRDefault="0072389D" w:rsidP="00F4186E">
            <w:pPr>
              <w:spacing w:line="360" w:lineRule="auto"/>
              <w:rPr>
                <w:lang w:val="en-US"/>
              </w:rPr>
            </w:pPr>
            <w:r w:rsidRPr="0072389D">
              <w:rPr>
                <w:lang w:val="en-US"/>
              </w:rPr>
              <w:t>ST-TC03</w:t>
            </w:r>
          </w:p>
        </w:tc>
        <w:tc>
          <w:tcPr>
            <w:tcW w:w="0" w:type="auto"/>
            <w:hideMark/>
          </w:tcPr>
          <w:p w14:paraId="3E3CB7A1"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SQL Injection Prevention</w:t>
            </w:r>
          </w:p>
        </w:tc>
        <w:tc>
          <w:tcPr>
            <w:tcW w:w="0" w:type="auto"/>
            <w:hideMark/>
          </w:tcPr>
          <w:p w14:paraId="3A5D7AD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Attempt SQL injection attacks in login, input fields.</w:t>
            </w:r>
            <w:r w:rsidRPr="0072389D">
              <w:rPr>
                <w:lang w:val="en-US"/>
              </w:rPr>
              <w:br/>
              <w:t>2. Check database response.</w:t>
            </w:r>
          </w:p>
        </w:tc>
        <w:tc>
          <w:tcPr>
            <w:tcW w:w="0" w:type="auto"/>
            <w:hideMark/>
          </w:tcPr>
          <w:p w14:paraId="2F3F9F9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System sanitizes inputs and prevents SQL injection</w:t>
            </w:r>
          </w:p>
        </w:tc>
        <w:tc>
          <w:tcPr>
            <w:tcW w:w="0" w:type="auto"/>
            <w:hideMark/>
          </w:tcPr>
          <w:p w14:paraId="36DB4BBD"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468F99DF"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FD42594" w14:textId="77777777" w:rsidR="0072389D" w:rsidRPr="0072389D" w:rsidRDefault="0072389D" w:rsidP="00F4186E">
            <w:pPr>
              <w:spacing w:line="360" w:lineRule="auto"/>
              <w:rPr>
                <w:lang w:val="en-US"/>
              </w:rPr>
            </w:pPr>
            <w:r w:rsidRPr="0072389D">
              <w:rPr>
                <w:lang w:val="en-US"/>
              </w:rPr>
              <w:t>ST-TC04</w:t>
            </w:r>
          </w:p>
        </w:tc>
        <w:tc>
          <w:tcPr>
            <w:tcW w:w="0" w:type="auto"/>
            <w:hideMark/>
          </w:tcPr>
          <w:p w14:paraId="08B29AD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Cross-Site Scripting (XSS) Protection</w:t>
            </w:r>
          </w:p>
        </w:tc>
        <w:tc>
          <w:tcPr>
            <w:tcW w:w="0" w:type="auto"/>
            <w:hideMark/>
          </w:tcPr>
          <w:p w14:paraId="46EB48E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Inject malicious scripts into input fields.</w:t>
            </w:r>
            <w:r w:rsidRPr="0072389D">
              <w:rPr>
                <w:lang w:val="en-US"/>
              </w:rPr>
              <w:br/>
              <w:t>2. Verify system behavior.</w:t>
            </w:r>
          </w:p>
        </w:tc>
        <w:tc>
          <w:tcPr>
            <w:tcW w:w="0" w:type="auto"/>
            <w:hideMark/>
          </w:tcPr>
          <w:p w14:paraId="4B57B59B"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rejects XSS attempts</w:t>
            </w:r>
          </w:p>
        </w:tc>
        <w:tc>
          <w:tcPr>
            <w:tcW w:w="0" w:type="auto"/>
            <w:hideMark/>
          </w:tcPr>
          <w:p w14:paraId="7EDEDB4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284A311C"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0EE0BF" w14:textId="77777777" w:rsidR="0072389D" w:rsidRPr="0072389D" w:rsidRDefault="0072389D" w:rsidP="00F4186E">
            <w:pPr>
              <w:spacing w:line="360" w:lineRule="auto"/>
              <w:rPr>
                <w:lang w:val="en-US"/>
              </w:rPr>
            </w:pPr>
            <w:r w:rsidRPr="0072389D">
              <w:rPr>
                <w:lang w:val="en-US"/>
              </w:rPr>
              <w:t>ST-TC05</w:t>
            </w:r>
          </w:p>
        </w:tc>
        <w:tc>
          <w:tcPr>
            <w:tcW w:w="0" w:type="auto"/>
            <w:hideMark/>
          </w:tcPr>
          <w:p w14:paraId="6BD0C5F8"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Data Encryption</w:t>
            </w:r>
          </w:p>
        </w:tc>
        <w:tc>
          <w:tcPr>
            <w:tcW w:w="0" w:type="auto"/>
            <w:hideMark/>
          </w:tcPr>
          <w:p w14:paraId="434798FB"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Inspect data storage and transmission.</w:t>
            </w:r>
            <w:r w:rsidRPr="0072389D">
              <w:rPr>
                <w:lang w:val="en-US"/>
              </w:rPr>
              <w:br/>
              <w:t>2. Ensure sensitive information (passwords, energy data) is encrypted.</w:t>
            </w:r>
          </w:p>
        </w:tc>
        <w:tc>
          <w:tcPr>
            <w:tcW w:w="0" w:type="auto"/>
            <w:hideMark/>
          </w:tcPr>
          <w:p w14:paraId="2CC49F9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Data is stored and transmitted securely using encryption</w:t>
            </w:r>
          </w:p>
        </w:tc>
        <w:tc>
          <w:tcPr>
            <w:tcW w:w="0" w:type="auto"/>
            <w:hideMark/>
          </w:tcPr>
          <w:p w14:paraId="0E2B257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01C1DCB8"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414ACCF3" w14:textId="77777777" w:rsidR="0072389D" w:rsidRPr="0072389D" w:rsidRDefault="0072389D" w:rsidP="00F4186E">
            <w:pPr>
              <w:spacing w:line="360" w:lineRule="auto"/>
              <w:rPr>
                <w:lang w:val="en-US"/>
              </w:rPr>
            </w:pPr>
            <w:r w:rsidRPr="0072389D">
              <w:rPr>
                <w:lang w:val="en-US"/>
              </w:rPr>
              <w:t>ST-TC06</w:t>
            </w:r>
          </w:p>
        </w:tc>
        <w:tc>
          <w:tcPr>
            <w:tcW w:w="0" w:type="auto"/>
            <w:hideMark/>
          </w:tcPr>
          <w:p w14:paraId="6DA54E95"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API Security</w:t>
            </w:r>
          </w:p>
        </w:tc>
        <w:tc>
          <w:tcPr>
            <w:tcW w:w="0" w:type="auto"/>
            <w:hideMark/>
          </w:tcPr>
          <w:p w14:paraId="79C48ED4"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Test API endpoints for unauthorized access attempts.</w:t>
            </w:r>
            <w:r w:rsidRPr="0072389D">
              <w:rPr>
                <w:lang w:val="en-US"/>
              </w:rPr>
              <w:br/>
              <w:t>2. Ensure API keys and tokens are properly managed.</w:t>
            </w:r>
          </w:p>
        </w:tc>
        <w:tc>
          <w:tcPr>
            <w:tcW w:w="0" w:type="auto"/>
            <w:hideMark/>
          </w:tcPr>
          <w:p w14:paraId="04A86004"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APIs reject unauthorized access attempts</w:t>
            </w:r>
          </w:p>
        </w:tc>
        <w:tc>
          <w:tcPr>
            <w:tcW w:w="0" w:type="auto"/>
            <w:hideMark/>
          </w:tcPr>
          <w:p w14:paraId="4A783CD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7B87F432"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3D3A91" w14:textId="77777777" w:rsidR="0072389D" w:rsidRPr="0072389D" w:rsidRDefault="0072389D" w:rsidP="00F4186E">
            <w:pPr>
              <w:spacing w:line="360" w:lineRule="auto"/>
              <w:rPr>
                <w:lang w:val="en-US"/>
              </w:rPr>
            </w:pPr>
            <w:r w:rsidRPr="0072389D">
              <w:rPr>
                <w:lang w:val="en-US"/>
              </w:rPr>
              <w:t>ST-TC07</w:t>
            </w:r>
          </w:p>
        </w:tc>
        <w:tc>
          <w:tcPr>
            <w:tcW w:w="0" w:type="auto"/>
            <w:hideMark/>
          </w:tcPr>
          <w:p w14:paraId="18FC773D"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Session Management</w:t>
            </w:r>
          </w:p>
        </w:tc>
        <w:tc>
          <w:tcPr>
            <w:tcW w:w="0" w:type="auto"/>
            <w:hideMark/>
          </w:tcPr>
          <w:p w14:paraId="2877303A"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Test session expiration and auto-logout.</w:t>
            </w:r>
            <w:r w:rsidRPr="0072389D">
              <w:rPr>
                <w:lang w:val="en-US"/>
              </w:rPr>
              <w:br/>
              <w:t>2. Check if expired sessions prevent further access.</w:t>
            </w:r>
          </w:p>
        </w:tc>
        <w:tc>
          <w:tcPr>
            <w:tcW w:w="0" w:type="auto"/>
            <w:hideMark/>
          </w:tcPr>
          <w:p w14:paraId="7F81D9D3"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Sessions expire after inactivity, preventing unauthorized access</w:t>
            </w:r>
          </w:p>
        </w:tc>
        <w:tc>
          <w:tcPr>
            <w:tcW w:w="0" w:type="auto"/>
            <w:hideMark/>
          </w:tcPr>
          <w:p w14:paraId="338E776A"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70EAD951"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29B02870" w14:textId="77777777" w:rsidR="0072389D" w:rsidRPr="0072389D" w:rsidRDefault="0072389D" w:rsidP="00F4186E">
            <w:pPr>
              <w:spacing w:line="360" w:lineRule="auto"/>
              <w:rPr>
                <w:lang w:val="en-US"/>
              </w:rPr>
            </w:pPr>
            <w:r w:rsidRPr="0072389D">
              <w:rPr>
                <w:lang w:val="en-US"/>
              </w:rPr>
              <w:lastRenderedPageBreak/>
              <w:t>ST-TC08</w:t>
            </w:r>
          </w:p>
        </w:tc>
        <w:tc>
          <w:tcPr>
            <w:tcW w:w="0" w:type="auto"/>
            <w:hideMark/>
          </w:tcPr>
          <w:p w14:paraId="660C1758"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Denial-of-Service (DoS) Attack Prevention</w:t>
            </w:r>
          </w:p>
        </w:tc>
        <w:tc>
          <w:tcPr>
            <w:tcW w:w="0" w:type="auto"/>
            <w:hideMark/>
          </w:tcPr>
          <w:p w14:paraId="78E86FD2"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Simulate high traffic load (1000+ requests/sec).</w:t>
            </w:r>
            <w:r w:rsidRPr="0072389D">
              <w:rPr>
                <w:lang w:val="en-US"/>
              </w:rPr>
              <w:br/>
              <w:t>2. Monitor if the system remains responsive.</w:t>
            </w:r>
          </w:p>
        </w:tc>
        <w:tc>
          <w:tcPr>
            <w:tcW w:w="0" w:type="auto"/>
            <w:hideMark/>
          </w:tcPr>
          <w:p w14:paraId="0816B7DD"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mitigates DoS attempts with rate limiting</w:t>
            </w:r>
          </w:p>
        </w:tc>
        <w:tc>
          <w:tcPr>
            <w:tcW w:w="0" w:type="auto"/>
            <w:hideMark/>
          </w:tcPr>
          <w:p w14:paraId="6A985467"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bl>
    <w:p w14:paraId="75690F17" w14:textId="77777777" w:rsidR="00C86830" w:rsidRPr="00C86830" w:rsidRDefault="00C86830" w:rsidP="00F4186E">
      <w:pPr>
        <w:spacing w:line="360" w:lineRule="auto"/>
      </w:pPr>
    </w:p>
    <w:p w14:paraId="4F9207F9" w14:textId="14C1EB56" w:rsidR="00C86830" w:rsidRPr="00C86830" w:rsidRDefault="00C86830" w:rsidP="00F4186E">
      <w:pPr>
        <w:spacing w:line="360" w:lineRule="auto"/>
        <w:outlineLvl w:val="1"/>
        <w:rPr>
          <w:b/>
          <w:color w:val="000000" w:themeColor="text1"/>
        </w:rPr>
      </w:pPr>
      <w:bookmarkStart w:id="175" w:name="_Toc192884155"/>
      <w:r w:rsidRPr="00C86830">
        <w:rPr>
          <w:b/>
          <w:color w:val="000000" w:themeColor="text1"/>
        </w:rPr>
        <w:t>5.2.10 Installation Testing</w:t>
      </w:r>
      <w:bookmarkEnd w:id="175"/>
    </w:p>
    <w:p w14:paraId="20FB5DDC" w14:textId="77777777" w:rsidR="0072389D" w:rsidRDefault="0072389D" w:rsidP="00F4186E">
      <w:pPr>
        <w:spacing w:line="360" w:lineRule="auto"/>
      </w:pPr>
    </w:p>
    <w:tbl>
      <w:tblPr>
        <w:tblStyle w:val="PlainTable1"/>
        <w:tblW w:w="0" w:type="auto"/>
        <w:tblLook w:val="04A0" w:firstRow="1" w:lastRow="0" w:firstColumn="1" w:lastColumn="0" w:noHBand="0" w:noVBand="1"/>
      </w:tblPr>
      <w:tblGrid>
        <w:gridCol w:w="883"/>
        <w:gridCol w:w="1959"/>
        <w:gridCol w:w="2156"/>
        <w:gridCol w:w="2296"/>
        <w:gridCol w:w="1003"/>
      </w:tblGrid>
      <w:tr w:rsidR="0072389D" w:rsidRPr="0072389D" w14:paraId="2F9C3758"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F2969" w14:textId="77777777" w:rsidR="0072389D" w:rsidRPr="0072389D" w:rsidRDefault="0072389D" w:rsidP="00F4186E">
            <w:pPr>
              <w:spacing w:line="360" w:lineRule="auto"/>
              <w:rPr>
                <w:lang w:val="en-US"/>
              </w:rPr>
            </w:pPr>
            <w:r w:rsidRPr="0072389D">
              <w:rPr>
                <w:lang w:val="en-US"/>
              </w:rPr>
              <w:t>Test Case ID</w:t>
            </w:r>
          </w:p>
        </w:tc>
        <w:tc>
          <w:tcPr>
            <w:tcW w:w="0" w:type="auto"/>
            <w:hideMark/>
          </w:tcPr>
          <w:p w14:paraId="45E483E6"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Scenario</w:t>
            </w:r>
          </w:p>
        </w:tc>
        <w:tc>
          <w:tcPr>
            <w:tcW w:w="0" w:type="auto"/>
            <w:hideMark/>
          </w:tcPr>
          <w:p w14:paraId="6AA4F7D4"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Steps</w:t>
            </w:r>
          </w:p>
        </w:tc>
        <w:tc>
          <w:tcPr>
            <w:tcW w:w="0" w:type="auto"/>
            <w:hideMark/>
          </w:tcPr>
          <w:p w14:paraId="55C461B9"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Expected Output</w:t>
            </w:r>
          </w:p>
        </w:tc>
        <w:tc>
          <w:tcPr>
            <w:tcW w:w="0" w:type="auto"/>
            <w:hideMark/>
          </w:tcPr>
          <w:p w14:paraId="69E5CAA6"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Status</w:t>
            </w:r>
          </w:p>
        </w:tc>
      </w:tr>
      <w:tr w:rsidR="0072389D" w:rsidRPr="0072389D" w14:paraId="4A954FED"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3FA2C" w14:textId="77777777" w:rsidR="0072389D" w:rsidRPr="0072389D" w:rsidRDefault="0072389D" w:rsidP="00F4186E">
            <w:pPr>
              <w:spacing w:line="360" w:lineRule="auto"/>
              <w:rPr>
                <w:lang w:val="en-US"/>
              </w:rPr>
            </w:pPr>
            <w:r w:rsidRPr="0072389D">
              <w:rPr>
                <w:lang w:val="en-US"/>
              </w:rPr>
              <w:t>IT-TC01</w:t>
            </w:r>
          </w:p>
        </w:tc>
        <w:tc>
          <w:tcPr>
            <w:tcW w:w="0" w:type="auto"/>
            <w:hideMark/>
          </w:tcPr>
          <w:p w14:paraId="0EA11D3D"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Fresh Installation on Windows</w:t>
            </w:r>
          </w:p>
        </w:tc>
        <w:tc>
          <w:tcPr>
            <w:tcW w:w="0" w:type="auto"/>
            <w:hideMark/>
          </w:tcPr>
          <w:p w14:paraId="55EB69ED"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 xml:space="preserve">1. Install all dependencies (Python, </w:t>
            </w:r>
            <w:proofErr w:type="spellStart"/>
            <w:r w:rsidRPr="0072389D">
              <w:rPr>
                <w:lang w:val="en-US"/>
              </w:rPr>
              <w:t>Streamlit</w:t>
            </w:r>
            <w:proofErr w:type="spellEnd"/>
            <w:r w:rsidRPr="0072389D">
              <w:rPr>
                <w:lang w:val="en-US"/>
              </w:rPr>
              <w:t>, SQL Server).</w:t>
            </w:r>
            <w:r w:rsidRPr="0072389D">
              <w:rPr>
                <w:lang w:val="en-US"/>
              </w:rPr>
              <w:br/>
              <w:t>2. Run the installation script.</w:t>
            </w:r>
            <w:r w:rsidRPr="0072389D">
              <w:rPr>
                <w:lang w:val="en-US"/>
              </w:rPr>
              <w:br/>
              <w:t>3. Check for errors during installation.</w:t>
            </w:r>
          </w:p>
        </w:tc>
        <w:tc>
          <w:tcPr>
            <w:tcW w:w="0" w:type="auto"/>
            <w:hideMark/>
          </w:tcPr>
          <w:p w14:paraId="434B8EDA"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Installation completes without errors</w:t>
            </w:r>
          </w:p>
        </w:tc>
        <w:tc>
          <w:tcPr>
            <w:tcW w:w="0" w:type="auto"/>
            <w:hideMark/>
          </w:tcPr>
          <w:p w14:paraId="44B40E4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2E255738"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D281A87" w14:textId="77777777" w:rsidR="0072389D" w:rsidRPr="0072389D" w:rsidRDefault="0072389D" w:rsidP="00F4186E">
            <w:pPr>
              <w:spacing w:line="360" w:lineRule="auto"/>
              <w:rPr>
                <w:lang w:val="en-US"/>
              </w:rPr>
            </w:pPr>
            <w:r w:rsidRPr="0072389D">
              <w:rPr>
                <w:lang w:val="en-US"/>
              </w:rPr>
              <w:t>IT-TC02</w:t>
            </w:r>
          </w:p>
        </w:tc>
        <w:tc>
          <w:tcPr>
            <w:tcW w:w="0" w:type="auto"/>
            <w:hideMark/>
          </w:tcPr>
          <w:p w14:paraId="668E884E"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Fresh Installation on Linux</w:t>
            </w:r>
          </w:p>
        </w:tc>
        <w:tc>
          <w:tcPr>
            <w:tcW w:w="0" w:type="auto"/>
            <w:hideMark/>
          </w:tcPr>
          <w:p w14:paraId="050FFB52"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Install required packages using pip and system package manager.</w:t>
            </w:r>
            <w:r w:rsidRPr="0072389D">
              <w:rPr>
                <w:lang w:val="en-US"/>
              </w:rPr>
              <w:br/>
              <w:t>2. Configure the database connection.</w:t>
            </w:r>
            <w:r w:rsidRPr="0072389D">
              <w:rPr>
                <w:lang w:val="en-US"/>
              </w:rPr>
              <w:br/>
              <w:t>3. Start the system.</w:t>
            </w:r>
          </w:p>
        </w:tc>
        <w:tc>
          <w:tcPr>
            <w:tcW w:w="0" w:type="auto"/>
            <w:hideMark/>
          </w:tcPr>
          <w:p w14:paraId="51292A3E"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installs and runs successfully on Linux</w:t>
            </w:r>
          </w:p>
        </w:tc>
        <w:tc>
          <w:tcPr>
            <w:tcW w:w="0" w:type="auto"/>
            <w:hideMark/>
          </w:tcPr>
          <w:p w14:paraId="334661DE"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44267E6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8FC374" w14:textId="77777777" w:rsidR="0072389D" w:rsidRPr="0072389D" w:rsidRDefault="0072389D" w:rsidP="00F4186E">
            <w:pPr>
              <w:spacing w:line="360" w:lineRule="auto"/>
              <w:rPr>
                <w:lang w:val="en-US"/>
              </w:rPr>
            </w:pPr>
            <w:r w:rsidRPr="0072389D">
              <w:rPr>
                <w:lang w:val="en-US"/>
              </w:rPr>
              <w:t>IT-TC03</w:t>
            </w:r>
          </w:p>
        </w:tc>
        <w:tc>
          <w:tcPr>
            <w:tcW w:w="0" w:type="auto"/>
            <w:hideMark/>
          </w:tcPr>
          <w:p w14:paraId="4B4A1740"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Database Connection Validation</w:t>
            </w:r>
          </w:p>
        </w:tc>
        <w:tc>
          <w:tcPr>
            <w:tcW w:w="0" w:type="auto"/>
            <w:hideMark/>
          </w:tcPr>
          <w:p w14:paraId="746AD17B"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Set up MS SQL Server.</w:t>
            </w:r>
            <w:r w:rsidRPr="0072389D">
              <w:rPr>
                <w:lang w:val="en-US"/>
              </w:rPr>
              <w:br/>
              <w:t>2. Run database initialization script.</w:t>
            </w:r>
            <w:r w:rsidRPr="0072389D">
              <w:rPr>
                <w:lang w:val="en-US"/>
              </w:rPr>
              <w:br/>
            </w:r>
            <w:r w:rsidRPr="0072389D">
              <w:rPr>
                <w:lang w:val="en-US"/>
              </w:rPr>
              <w:lastRenderedPageBreak/>
              <w:t>3. Verify tables and schema creation.</w:t>
            </w:r>
          </w:p>
        </w:tc>
        <w:tc>
          <w:tcPr>
            <w:tcW w:w="0" w:type="auto"/>
            <w:hideMark/>
          </w:tcPr>
          <w:p w14:paraId="40F356B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lastRenderedPageBreak/>
              <w:t>Database connects successfully and tables are created</w:t>
            </w:r>
          </w:p>
        </w:tc>
        <w:tc>
          <w:tcPr>
            <w:tcW w:w="0" w:type="auto"/>
            <w:hideMark/>
          </w:tcPr>
          <w:p w14:paraId="52528E36"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109F7FF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13CB94D4" w14:textId="77777777" w:rsidR="0072389D" w:rsidRPr="0072389D" w:rsidRDefault="0072389D" w:rsidP="00F4186E">
            <w:pPr>
              <w:spacing w:line="360" w:lineRule="auto"/>
              <w:rPr>
                <w:lang w:val="en-US"/>
              </w:rPr>
            </w:pPr>
            <w:r w:rsidRPr="0072389D">
              <w:rPr>
                <w:lang w:val="en-US"/>
              </w:rPr>
              <w:t>IT-TC04</w:t>
            </w:r>
          </w:p>
        </w:tc>
        <w:tc>
          <w:tcPr>
            <w:tcW w:w="0" w:type="auto"/>
            <w:hideMark/>
          </w:tcPr>
          <w:p w14:paraId="04193BF9"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Missing Dependency Handling</w:t>
            </w:r>
          </w:p>
        </w:tc>
        <w:tc>
          <w:tcPr>
            <w:tcW w:w="0" w:type="auto"/>
            <w:hideMark/>
          </w:tcPr>
          <w:p w14:paraId="571E6059"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Remove a required dependency (e.g., pandas).</w:t>
            </w:r>
            <w:r w:rsidRPr="0072389D">
              <w:rPr>
                <w:lang w:val="en-US"/>
              </w:rPr>
              <w:br/>
              <w:t>2. Attempt to install the system.</w:t>
            </w:r>
            <w:r w:rsidRPr="0072389D">
              <w:rPr>
                <w:lang w:val="en-US"/>
              </w:rPr>
              <w:br/>
              <w:t>3. Observe installation behavior.</w:t>
            </w:r>
          </w:p>
        </w:tc>
        <w:tc>
          <w:tcPr>
            <w:tcW w:w="0" w:type="auto"/>
            <w:hideMark/>
          </w:tcPr>
          <w:p w14:paraId="43632C92"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prompts missing dependency error with a solution</w:t>
            </w:r>
          </w:p>
        </w:tc>
        <w:tc>
          <w:tcPr>
            <w:tcW w:w="0" w:type="auto"/>
            <w:hideMark/>
          </w:tcPr>
          <w:p w14:paraId="4EB1A8A4"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69D1458C"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DA94F" w14:textId="77777777" w:rsidR="0072389D" w:rsidRPr="0072389D" w:rsidRDefault="0072389D" w:rsidP="00F4186E">
            <w:pPr>
              <w:spacing w:line="360" w:lineRule="auto"/>
              <w:rPr>
                <w:lang w:val="en-US"/>
              </w:rPr>
            </w:pPr>
            <w:r w:rsidRPr="0072389D">
              <w:rPr>
                <w:lang w:val="en-US"/>
              </w:rPr>
              <w:t>IT-TC05</w:t>
            </w:r>
          </w:p>
        </w:tc>
        <w:tc>
          <w:tcPr>
            <w:tcW w:w="0" w:type="auto"/>
            <w:hideMark/>
          </w:tcPr>
          <w:p w14:paraId="0B550F79"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Version Compatibility Check</w:t>
            </w:r>
          </w:p>
        </w:tc>
        <w:tc>
          <w:tcPr>
            <w:tcW w:w="0" w:type="auto"/>
            <w:hideMark/>
          </w:tcPr>
          <w:p w14:paraId="593F4B4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Install on different Python versions (3.7, 3.8, 3.9+).</w:t>
            </w:r>
            <w:r w:rsidRPr="0072389D">
              <w:rPr>
                <w:lang w:val="en-US"/>
              </w:rPr>
              <w:br/>
              <w:t>2. Check system behavior.</w:t>
            </w:r>
            <w:r w:rsidRPr="0072389D">
              <w:rPr>
                <w:lang w:val="en-US"/>
              </w:rPr>
              <w:br/>
              <w:t>3. Identify compatibility issues.</w:t>
            </w:r>
          </w:p>
        </w:tc>
        <w:tc>
          <w:tcPr>
            <w:tcW w:w="0" w:type="auto"/>
            <w:hideMark/>
          </w:tcPr>
          <w:p w14:paraId="6C37D714"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System runs on compatible versions without breaking</w:t>
            </w:r>
          </w:p>
        </w:tc>
        <w:tc>
          <w:tcPr>
            <w:tcW w:w="0" w:type="auto"/>
            <w:hideMark/>
          </w:tcPr>
          <w:p w14:paraId="354316D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49C0B518"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1C65F237" w14:textId="77777777" w:rsidR="0072389D" w:rsidRPr="0072389D" w:rsidRDefault="0072389D" w:rsidP="00F4186E">
            <w:pPr>
              <w:spacing w:line="360" w:lineRule="auto"/>
              <w:rPr>
                <w:lang w:val="en-US"/>
              </w:rPr>
            </w:pPr>
            <w:r w:rsidRPr="0072389D">
              <w:rPr>
                <w:lang w:val="en-US"/>
              </w:rPr>
              <w:t>IT-TC06</w:t>
            </w:r>
          </w:p>
        </w:tc>
        <w:tc>
          <w:tcPr>
            <w:tcW w:w="0" w:type="auto"/>
            <w:hideMark/>
          </w:tcPr>
          <w:p w14:paraId="0E09E01B"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Uninstallation Process</w:t>
            </w:r>
          </w:p>
        </w:tc>
        <w:tc>
          <w:tcPr>
            <w:tcW w:w="0" w:type="auto"/>
            <w:hideMark/>
          </w:tcPr>
          <w:p w14:paraId="2BE72129"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Run the uninstall script.</w:t>
            </w:r>
            <w:r w:rsidRPr="0072389D">
              <w:rPr>
                <w:lang w:val="en-US"/>
              </w:rPr>
              <w:br/>
              <w:t>2. Ensure all files, database entries, and logs are removed.</w:t>
            </w:r>
            <w:r w:rsidRPr="0072389D">
              <w:rPr>
                <w:lang w:val="en-US"/>
              </w:rPr>
              <w:br/>
              <w:t>3. Check system directories for leftover files.</w:t>
            </w:r>
          </w:p>
        </w:tc>
        <w:tc>
          <w:tcPr>
            <w:tcW w:w="0" w:type="auto"/>
            <w:hideMark/>
          </w:tcPr>
          <w:p w14:paraId="5CEFE1F5"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System completely uninstalls without leaving residual data</w:t>
            </w:r>
          </w:p>
        </w:tc>
        <w:tc>
          <w:tcPr>
            <w:tcW w:w="0" w:type="auto"/>
            <w:hideMark/>
          </w:tcPr>
          <w:p w14:paraId="79BC5974"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5084AC71"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F04099" w14:textId="77777777" w:rsidR="0072389D" w:rsidRPr="0072389D" w:rsidRDefault="0072389D" w:rsidP="00F4186E">
            <w:pPr>
              <w:spacing w:line="360" w:lineRule="auto"/>
              <w:rPr>
                <w:lang w:val="en-US"/>
              </w:rPr>
            </w:pPr>
            <w:r w:rsidRPr="0072389D">
              <w:rPr>
                <w:lang w:val="en-US"/>
              </w:rPr>
              <w:t>IT-TC07</w:t>
            </w:r>
          </w:p>
        </w:tc>
        <w:tc>
          <w:tcPr>
            <w:tcW w:w="0" w:type="auto"/>
            <w:hideMark/>
          </w:tcPr>
          <w:p w14:paraId="1BEAF01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Installation Documentation Accuracy</w:t>
            </w:r>
          </w:p>
        </w:tc>
        <w:tc>
          <w:tcPr>
            <w:tcW w:w="0" w:type="auto"/>
            <w:hideMark/>
          </w:tcPr>
          <w:p w14:paraId="1F0A9421"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Follow the installation guide step by step.</w:t>
            </w:r>
            <w:r w:rsidRPr="0072389D">
              <w:rPr>
                <w:lang w:val="en-US"/>
              </w:rPr>
              <w:br/>
              <w:t xml:space="preserve">2. Validate if all </w:t>
            </w:r>
            <w:r w:rsidRPr="0072389D">
              <w:rPr>
                <w:lang w:val="en-US"/>
              </w:rPr>
              <w:lastRenderedPageBreak/>
              <w:t>steps are clear and correct.</w:t>
            </w:r>
            <w:r w:rsidRPr="0072389D">
              <w:rPr>
                <w:lang w:val="en-US"/>
              </w:rPr>
              <w:br/>
              <w:t>3. Identify any missing information.</w:t>
            </w:r>
          </w:p>
        </w:tc>
        <w:tc>
          <w:tcPr>
            <w:tcW w:w="0" w:type="auto"/>
            <w:hideMark/>
          </w:tcPr>
          <w:p w14:paraId="73E1842C"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lastRenderedPageBreak/>
              <w:t>Documentation provides accurate and complete setup instructions</w:t>
            </w:r>
          </w:p>
        </w:tc>
        <w:tc>
          <w:tcPr>
            <w:tcW w:w="0" w:type="auto"/>
            <w:hideMark/>
          </w:tcPr>
          <w:p w14:paraId="2D988DCD"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bl>
    <w:p w14:paraId="3AED4D22" w14:textId="77777777" w:rsidR="00C86830" w:rsidRPr="00C86830" w:rsidRDefault="00C86830" w:rsidP="00F4186E">
      <w:pPr>
        <w:spacing w:line="360" w:lineRule="auto"/>
      </w:pPr>
    </w:p>
    <w:p w14:paraId="02B85399" w14:textId="4C57E699" w:rsidR="00C86830" w:rsidRPr="00C86830" w:rsidRDefault="00C86830" w:rsidP="00F4186E">
      <w:pPr>
        <w:spacing w:line="360" w:lineRule="auto"/>
        <w:outlineLvl w:val="1"/>
        <w:rPr>
          <w:b/>
          <w:color w:val="000000" w:themeColor="text1"/>
        </w:rPr>
      </w:pPr>
      <w:bookmarkStart w:id="176" w:name="_Toc192884156"/>
      <w:r w:rsidRPr="00C86830">
        <w:rPr>
          <w:b/>
          <w:color w:val="000000" w:themeColor="text1"/>
        </w:rPr>
        <w:t>5.2.11 Acceptance Test Cases</w:t>
      </w:r>
      <w:bookmarkEnd w:id="176"/>
    </w:p>
    <w:p w14:paraId="27CFE58E" w14:textId="77777777" w:rsidR="0072389D" w:rsidRDefault="0072389D" w:rsidP="00F4186E">
      <w:pPr>
        <w:spacing w:line="360" w:lineRule="auto"/>
      </w:pPr>
    </w:p>
    <w:tbl>
      <w:tblPr>
        <w:tblStyle w:val="PlainTable1"/>
        <w:tblW w:w="0" w:type="auto"/>
        <w:tblLook w:val="04A0" w:firstRow="1" w:lastRow="0" w:firstColumn="1" w:lastColumn="0" w:noHBand="0" w:noVBand="1"/>
      </w:tblPr>
      <w:tblGrid>
        <w:gridCol w:w="883"/>
        <w:gridCol w:w="1841"/>
        <w:gridCol w:w="2552"/>
        <w:gridCol w:w="2018"/>
        <w:gridCol w:w="1003"/>
      </w:tblGrid>
      <w:tr w:rsidR="0072389D" w:rsidRPr="0072389D" w14:paraId="4FCF374A" w14:textId="77777777" w:rsidTr="00723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8B2EF" w14:textId="77777777" w:rsidR="0072389D" w:rsidRPr="0072389D" w:rsidRDefault="0072389D" w:rsidP="00F4186E">
            <w:pPr>
              <w:spacing w:line="360" w:lineRule="auto"/>
              <w:rPr>
                <w:lang w:val="en-US"/>
              </w:rPr>
            </w:pPr>
            <w:r w:rsidRPr="0072389D">
              <w:rPr>
                <w:lang w:val="en-US"/>
              </w:rPr>
              <w:t>Test Case ID</w:t>
            </w:r>
          </w:p>
        </w:tc>
        <w:tc>
          <w:tcPr>
            <w:tcW w:w="0" w:type="auto"/>
            <w:hideMark/>
          </w:tcPr>
          <w:p w14:paraId="44453113"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Scenario</w:t>
            </w:r>
          </w:p>
        </w:tc>
        <w:tc>
          <w:tcPr>
            <w:tcW w:w="0" w:type="auto"/>
            <w:hideMark/>
          </w:tcPr>
          <w:p w14:paraId="2D786CDC"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Test Steps</w:t>
            </w:r>
          </w:p>
        </w:tc>
        <w:tc>
          <w:tcPr>
            <w:tcW w:w="0" w:type="auto"/>
            <w:hideMark/>
          </w:tcPr>
          <w:p w14:paraId="7FF50E48"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Expected Output</w:t>
            </w:r>
          </w:p>
        </w:tc>
        <w:tc>
          <w:tcPr>
            <w:tcW w:w="0" w:type="auto"/>
            <w:hideMark/>
          </w:tcPr>
          <w:p w14:paraId="7731E29A" w14:textId="77777777" w:rsidR="0072389D" w:rsidRPr="0072389D" w:rsidRDefault="0072389D"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2389D">
              <w:rPr>
                <w:lang w:val="en-US"/>
              </w:rPr>
              <w:t>Status</w:t>
            </w:r>
          </w:p>
        </w:tc>
      </w:tr>
      <w:tr w:rsidR="0072389D" w:rsidRPr="0072389D" w14:paraId="7E953FB4"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88E9C6" w14:textId="77777777" w:rsidR="0072389D" w:rsidRPr="0072389D" w:rsidRDefault="0072389D" w:rsidP="00F4186E">
            <w:pPr>
              <w:spacing w:line="360" w:lineRule="auto"/>
              <w:rPr>
                <w:lang w:val="en-US"/>
              </w:rPr>
            </w:pPr>
            <w:r w:rsidRPr="0072389D">
              <w:rPr>
                <w:lang w:val="en-US"/>
              </w:rPr>
              <w:t>AT-TC01</w:t>
            </w:r>
          </w:p>
        </w:tc>
        <w:tc>
          <w:tcPr>
            <w:tcW w:w="0" w:type="auto"/>
            <w:hideMark/>
          </w:tcPr>
          <w:p w14:paraId="2E7D2D3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System Functionality Validation</w:t>
            </w:r>
          </w:p>
        </w:tc>
        <w:tc>
          <w:tcPr>
            <w:tcW w:w="0" w:type="auto"/>
            <w:hideMark/>
          </w:tcPr>
          <w:p w14:paraId="133D74F9"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Execute core features like data input, visualization, scenario analysis, and forecasting.</w:t>
            </w:r>
            <w:r w:rsidRPr="0072389D">
              <w:rPr>
                <w:lang w:val="en-US"/>
              </w:rPr>
              <w:br/>
              <w:t>2. Verify outputs align with user expectations.</w:t>
            </w:r>
          </w:p>
        </w:tc>
        <w:tc>
          <w:tcPr>
            <w:tcW w:w="0" w:type="auto"/>
            <w:hideMark/>
          </w:tcPr>
          <w:p w14:paraId="37BD38F1"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All major functionalities work as intended</w:t>
            </w:r>
          </w:p>
        </w:tc>
        <w:tc>
          <w:tcPr>
            <w:tcW w:w="0" w:type="auto"/>
            <w:hideMark/>
          </w:tcPr>
          <w:p w14:paraId="713E5023"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6656F8FD"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3EB9D94C" w14:textId="77777777" w:rsidR="0072389D" w:rsidRPr="0072389D" w:rsidRDefault="0072389D" w:rsidP="00F4186E">
            <w:pPr>
              <w:spacing w:line="360" w:lineRule="auto"/>
              <w:rPr>
                <w:lang w:val="en-US"/>
              </w:rPr>
            </w:pPr>
            <w:r w:rsidRPr="0072389D">
              <w:rPr>
                <w:lang w:val="en-US"/>
              </w:rPr>
              <w:t>AT-TC02</w:t>
            </w:r>
          </w:p>
        </w:tc>
        <w:tc>
          <w:tcPr>
            <w:tcW w:w="0" w:type="auto"/>
            <w:hideMark/>
          </w:tcPr>
          <w:p w14:paraId="7AD20AA7"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User Interface Usability</w:t>
            </w:r>
          </w:p>
        </w:tc>
        <w:tc>
          <w:tcPr>
            <w:tcW w:w="0" w:type="auto"/>
            <w:hideMark/>
          </w:tcPr>
          <w:p w14:paraId="66EFA4E6"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Navigate through dashboard, reports, and visualization screens.</w:t>
            </w:r>
            <w:r w:rsidRPr="0072389D">
              <w:rPr>
                <w:lang w:val="en-US"/>
              </w:rPr>
              <w:br/>
              <w:t>2. Ensure UI is responsive, intuitive, and user-friendly.</w:t>
            </w:r>
          </w:p>
        </w:tc>
        <w:tc>
          <w:tcPr>
            <w:tcW w:w="0" w:type="auto"/>
            <w:hideMark/>
          </w:tcPr>
          <w:p w14:paraId="1295EBB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Users can easily interact with the system</w:t>
            </w:r>
          </w:p>
        </w:tc>
        <w:tc>
          <w:tcPr>
            <w:tcW w:w="0" w:type="auto"/>
            <w:hideMark/>
          </w:tcPr>
          <w:p w14:paraId="1C7F9A8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117887D6"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9AEF9B" w14:textId="77777777" w:rsidR="0072389D" w:rsidRPr="0072389D" w:rsidRDefault="0072389D" w:rsidP="00F4186E">
            <w:pPr>
              <w:spacing w:line="360" w:lineRule="auto"/>
              <w:rPr>
                <w:lang w:val="en-US"/>
              </w:rPr>
            </w:pPr>
            <w:r w:rsidRPr="0072389D">
              <w:rPr>
                <w:lang w:val="en-US"/>
              </w:rPr>
              <w:t>AT-TC03</w:t>
            </w:r>
          </w:p>
        </w:tc>
        <w:tc>
          <w:tcPr>
            <w:tcW w:w="0" w:type="auto"/>
            <w:hideMark/>
          </w:tcPr>
          <w:p w14:paraId="1FE6E42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Scenario Analysis Verification</w:t>
            </w:r>
          </w:p>
        </w:tc>
        <w:tc>
          <w:tcPr>
            <w:tcW w:w="0" w:type="auto"/>
            <w:hideMark/>
          </w:tcPr>
          <w:p w14:paraId="77CB73A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Input different energy scenarios.</w:t>
            </w:r>
            <w:r w:rsidRPr="0072389D">
              <w:rPr>
                <w:lang w:val="en-US"/>
              </w:rPr>
              <w:br/>
              <w:t>2. Check if the system accurately predicts energy trends.</w:t>
            </w:r>
          </w:p>
        </w:tc>
        <w:tc>
          <w:tcPr>
            <w:tcW w:w="0" w:type="auto"/>
            <w:hideMark/>
          </w:tcPr>
          <w:p w14:paraId="53208C1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Predictions align with expected outcomes</w:t>
            </w:r>
          </w:p>
        </w:tc>
        <w:tc>
          <w:tcPr>
            <w:tcW w:w="0" w:type="auto"/>
            <w:hideMark/>
          </w:tcPr>
          <w:p w14:paraId="22AAE74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335AF01A"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57FFD0D1" w14:textId="77777777" w:rsidR="0072389D" w:rsidRPr="0072389D" w:rsidRDefault="0072389D" w:rsidP="00F4186E">
            <w:pPr>
              <w:spacing w:line="360" w:lineRule="auto"/>
              <w:rPr>
                <w:lang w:val="en-US"/>
              </w:rPr>
            </w:pPr>
            <w:r w:rsidRPr="0072389D">
              <w:rPr>
                <w:lang w:val="en-US"/>
              </w:rPr>
              <w:t>AT-TC04</w:t>
            </w:r>
          </w:p>
        </w:tc>
        <w:tc>
          <w:tcPr>
            <w:tcW w:w="0" w:type="auto"/>
            <w:hideMark/>
          </w:tcPr>
          <w:p w14:paraId="0BFAC4FC"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Data Accuracy Check</w:t>
            </w:r>
          </w:p>
        </w:tc>
        <w:tc>
          <w:tcPr>
            <w:tcW w:w="0" w:type="auto"/>
            <w:hideMark/>
          </w:tcPr>
          <w:p w14:paraId="2E63AFF8"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Upload historical energy data.</w:t>
            </w:r>
            <w:r w:rsidRPr="0072389D">
              <w:rPr>
                <w:lang w:val="en-US"/>
              </w:rPr>
              <w:br/>
              <w:t xml:space="preserve">2. Compare system-calculated values with </w:t>
            </w:r>
            <w:r w:rsidRPr="0072389D">
              <w:rPr>
                <w:lang w:val="en-US"/>
              </w:rPr>
              <w:lastRenderedPageBreak/>
              <w:t>manual calculations.</w:t>
            </w:r>
            <w:r w:rsidRPr="0072389D">
              <w:rPr>
                <w:lang w:val="en-US"/>
              </w:rPr>
              <w:br/>
              <w:t>3. Ensure no data loss or corruption.</w:t>
            </w:r>
          </w:p>
        </w:tc>
        <w:tc>
          <w:tcPr>
            <w:tcW w:w="0" w:type="auto"/>
            <w:hideMark/>
          </w:tcPr>
          <w:p w14:paraId="41628E5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lastRenderedPageBreak/>
              <w:t>Data is correctly processed and displayed</w:t>
            </w:r>
          </w:p>
        </w:tc>
        <w:tc>
          <w:tcPr>
            <w:tcW w:w="0" w:type="auto"/>
            <w:hideMark/>
          </w:tcPr>
          <w:p w14:paraId="7CFA8F5D"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33D40DB0"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9DF1A" w14:textId="77777777" w:rsidR="0072389D" w:rsidRPr="0072389D" w:rsidRDefault="0072389D" w:rsidP="00F4186E">
            <w:pPr>
              <w:spacing w:line="360" w:lineRule="auto"/>
              <w:rPr>
                <w:lang w:val="en-US"/>
              </w:rPr>
            </w:pPr>
            <w:r w:rsidRPr="0072389D">
              <w:rPr>
                <w:lang w:val="en-US"/>
              </w:rPr>
              <w:t>AT-TC05</w:t>
            </w:r>
          </w:p>
        </w:tc>
        <w:tc>
          <w:tcPr>
            <w:tcW w:w="0" w:type="auto"/>
            <w:hideMark/>
          </w:tcPr>
          <w:p w14:paraId="6FB0B120"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Performance Benchmarking</w:t>
            </w:r>
          </w:p>
        </w:tc>
        <w:tc>
          <w:tcPr>
            <w:tcW w:w="0" w:type="auto"/>
            <w:hideMark/>
          </w:tcPr>
          <w:p w14:paraId="6887F9C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Load large datasets into the system.</w:t>
            </w:r>
            <w:r w:rsidRPr="0072389D">
              <w:rPr>
                <w:lang w:val="en-US"/>
              </w:rPr>
              <w:br/>
              <w:t>2. Observe response time and system stability.</w:t>
            </w:r>
            <w:r w:rsidRPr="0072389D">
              <w:rPr>
                <w:lang w:val="en-US"/>
              </w:rPr>
              <w:br/>
              <w:t>3. Ensure system does not crash or slow down.</w:t>
            </w:r>
          </w:p>
        </w:tc>
        <w:tc>
          <w:tcPr>
            <w:tcW w:w="0" w:type="auto"/>
            <w:hideMark/>
          </w:tcPr>
          <w:p w14:paraId="4387444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System remains responsive under heavy load</w:t>
            </w:r>
          </w:p>
        </w:tc>
        <w:tc>
          <w:tcPr>
            <w:tcW w:w="0" w:type="auto"/>
            <w:hideMark/>
          </w:tcPr>
          <w:p w14:paraId="37543077"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06548D2C"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691DE536" w14:textId="77777777" w:rsidR="0072389D" w:rsidRPr="0072389D" w:rsidRDefault="0072389D" w:rsidP="00F4186E">
            <w:pPr>
              <w:spacing w:line="360" w:lineRule="auto"/>
              <w:rPr>
                <w:lang w:val="en-US"/>
              </w:rPr>
            </w:pPr>
            <w:r w:rsidRPr="0072389D">
              <w:rPr>
                <w:lang w:val="en-US"/>
              </w:rPr>
              <w:t>AT-TC06</w:t>
            </w:r>
          </w:p>
        </w:tc>
        <w:tc>
          <w:tcPr>
            <w:tcW w:w="0" w:type="auto"/>
            <w:hideMark/>
          </w:tcPr>
          <w:p w14:paraId="3AEF456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Stakeholder Approval</w:t>
            </w:r>
          </w:p>
        </w:tc>
        <w:tc>
          <w:tcPr>
            <w:tcW w:w="0" w:type="auto"/>
            <w:hideMark/>
          </w:tcPr>
          <w:p w14:paraId="084537EA"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Conduct a user demo with energy planners, IT administrators, and data operators.</w:t>
            </w:r>
            <w:r w:rsidRPr="0072389D">
              <w:rPr>
                <w:lang w:val="en-US"/>
              </w:rPr>
              <w:br/>
              <w:t>2. Gather feedback and ensure all requirements are met.</w:t>
            </w:r>
            <w:r w:rsidRPr="0072389D">
              <w:rPr>
                <w:lang w:val="en-US"/>
              </w:rPr>
              <w:br/>
              <w:t>3. Identify potential improvements.</w:t>
            </w:r>
          </w:p>
        </w:tc>
        <w:tc>
          <w:tcPr>
            <w:tcW w:w="0" w:type="auto"/>
            <w:hideMark/>
          </w:tcPr>
          <w:p w14:paraId="627EBCC9"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Stakeholders approve system functionality</w:t>
            </w:r>
          </w:p>
        </w:tc>
        <w:tc>
          <w:tcPr>
            <w:tcW w:w="0" w:type="auto"/>
            <w:hideMark/>
          </w:tcPr>
          <w:p w14:paraId="331D4E60"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r w:rsidR="0072389D" w:rsidRPr="0072389D" w14:paraId="7DA9D0E3" w14:textId="77777777" w:rsidTr="00723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891B8" w14:textId="77777777" w:rsidR="0072389D" w:rsidRPr="0072389D" w:rsidRDefault="0072389D" w:rsidP="00F4186E">
            <w:pPr>
              <w:spacing w:line="360" w:lineRule="auto"/>
              <w:rPr>
                <w:lang w:val="en-US"/>
              </w:rPr>
            </w:pPr>
            <w:r w:rsidRPr="0072389D">
              <w:rPr>
                <w:lang w:val="en-US"/>
              </w:rPr>
              <w:t>AT-TC07</w:t>
            </w:r>
          </w:p>
        </w:tc>
        <w:tc>
          <w:tcPr>
            <w:tcW w:w="0" w:type="auto"/>
            <w:hideMark/>
          </w:tcPr>
          <w:p w14:paraId="67BB3DA5"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Report Generation Validation</w:t>
            </w:r>
          </w:p>
        </w:tc>
        <w:tc>
          <w:tcPr>
            <w:tcW w:w="0" w:type="auto"/>
            <w:hideMark/>
          </w:tcPr>
          <w:p w14:paraId="1538E23F"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1. Generate customized reports in PDF/CSV formats.</w:t>
            </w:r>
            <w:r w:rsidRPr="0072389D">
              <w:rPr>
                <w:lang w:val="en-US"/>
              </w:rPr>
              <w:br/>
              <w:t>2. Ensure reports include accurate insights and visualizations.</w:t>
            </w:r>
            <w:r w:rsidRPr="0072389D">
              <w:rPr>
                <w:lang w:val="en-US"/>
              </w:rPr>
              <w:br/>
              <w:t>3. Validate export functionality.</w:t>
            </w:r>
          </w:p>
        </w:tc>
        <w:tc>
          <w:tcPr>
            <w:tcW w:w="0" w:type="auto"/>
            <w:hideMark/>
          </w:tcPr>
          <w:p w14:paraId="424C55AA"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Reports are correctly formatted and downloadable</w:t>
            </w:r>
          </w:p>
        </w:tc>
        <w:tc>
          <w:tcPr>
            <w:tcW w:w="0" w:type="auto"/>
            <w:hideMark/>
          </w:tcPr>
          <w:p w14:paraId="057F3F3E" w14:textId="77777777" w:rsidR="0072389D" w:rsidRPr="0072389D" w:rsidRDefault="0072389D"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2389D">
              <w:rPr>
                <w:lang w:val="en-US"/>
              </w:rPr>
              <w:t>Pending</w:t>
            </w:r>
          </w:p>
        </w:tc>
      </w:tr>
      <w:tr w:rsidR="0072389D" w:rsidRPr="0072389D" w14:paraId="08B9C79D" w14:textId="77777777" w:rsidTr="0072389D">
        <w:tc>
          <w:tcPr>
            <w:cnfStyle w:val="001000000000" w:firstRow="0" w:lastRow="0" w:firstColumn="1" w:lastColumn="0" w:oddVBand="0" w:evenVBand="0" w:oddHBand="0" w:evenHBand="0" w:firstRowFirstColumn="0" w:firstRowLastColumn="0" w:lastRowFirstColumn="0" w:lastRowLastColumn="0"/>
            <w:tcW w:w="0" w:type="auto"/>
            <w:hideMark/>
          </w:tcPr>
          <w:p w14:paraId="76BF8A79" w14:textId="77777777" w:rsidR="0072389D" w:rsidRPr="0072389D" w:rsidRDefault="0072389D" w:rsidP="00F4186E">
            <w:pPr>
              <w:spacing w:line="360" w:lineRule="auto"/>
              <w:rPr>
                <w:lang w:val="en-US"/>
              </w:rPr>
            </w:pPr>
            <w:r w:rsidRPr="0072389D">
              <w:rPr>
                <w:lang w:val="en-US"/>
              </w:rPr>
              <w:t>AT-TC08</w:t>
            </w:r>
          </w:p>
        </w:tc>
        <w:tc>
          <w:tcPr>
            <w:tcW w:w="0" w:type="auto"/>
            <w:hideMark/>
          </w:tcPr>
          <w:p w14:paraId="2D304775"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Compliance with Project Scope</w:t>
            </w:r>
          </w:p>
        </w:tc>
        <w:tc>
          <w:tcPr>
            <w:tcW w:w="0" w:type="auto"/>
            <w:hideMark/>
          </w:tcPr>
          <w:p w14:paraId="303224F4"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1. Cross-check system functionalities with the Software Requirement Specification (SRS).</w:t>
            </w:r>
            <w:r w:rsidRPr="0072389D">
              <w:rPr>
                <w:lang w:val="en-US"/>
              </w:rPr>
              <w:br/>
            </w:r>
            <w:r w:rsidRPr="0072389D">
              <w:rPr>
                <w:lang w:val="en-US"/>
              </w:rPr>
              <w:lastRenderedPageBreak/>
              <w:t>2. Identify any missing or incomplete features.</w:t>
            </w:r>
          </w:p>
        </w:tc>
        <w:tc>
          <w:tcPr>
            <w:tcW w:w="0" w:type="auto"/>
            <w:hideMark/>
          </w:tcPr>
          <w:p w14:paraId="0EC06921"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lastRenderedPageBreak/>
              <w:t>System meets all documented requirements</w:t>
            </w:r>
          </w:p>
        </w:tc>
        <w:tc>
          <w:tcPr>
            <w:tcW w:w="0" w:type="auto"/>
            <w:hideMark/>
          </w:tcPr>
          <w:p w14:paraId="068DCB38" w14:textId="77777777" w:rsidR="0072389D" w:rsidRPr="0072389D" w:rsidRDefault="0072389D"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2389D">
              <w:rPr>
                <w:lang w:val="en-US"/>
              </w:rPr>
              <w:t>Pending</w:t>
            </w:r>
          </w:p>
        </w:tc>
      </w:tr>
    </w:tbl>
    <w:p w14:paraId="5B67FE90" w14:textId="77777777" w:rsidR="00C86830" w:rsidRPr="00C86830" w:rsidRDefault="00C86830" w:rsidP="00F4186E">
      <w:pPr>
        <w:spacing w:line="360" w:lineRule="auto"/>
      </w:pPr>
    </w:p>
    <w:p w14:paraId="246D7BCB" w14:textId="63365365" w:rsidR="00C86830" w:rsidRPr="00C86830" w:rsidRDefault="00C86830" w:rsidP="00F4186E">
      <w:pPr>
        <w:spacing w:line="360" w:lineRule="auto"/>
        <w:outlineLvl w:val="1"/>
        <w:rPr>
          <w:b/>
          <w:color w:val="000000" w:themeColor="text1"/>
        </w:rPr>
      </w:pPr>
      <w:bookmarkStart w:id="177" w:name="_Toc192884157"/>
      <w:r w:rsidRPr="00C86830">
        <w:rPr>
          <w:b/>
          <w:color w:val="000000" w:themeColor="text1"/>
        </w:rPr>
        <w:t>5.3 Defect or Bug Sheet</w:t>
      </w:r>
      <w:bookmarkEnd w:id="177"/>
    </w:p>
    <w:p w14:paraId="164FE139" w14:textId="77777777" w:rsidR="00705DA5" w:rsidRDefault="00705DA5" w:rsidP="00F4186E">
      <w:pPr>
        <w:spacing w:line="360" w:lineRule="auto"/>
      </w:pPr>
    </w:p>
    <w:tbl>
      <w:tblPr>
        <w:tblStyle w:val="PlainTable1"/>
        <w:tblW w:w="0" w:type="auto"/>
        <w:tblLook w:val="04A0" w:firstRow="1" w:lastRow="0" w:firstColumn="1" w:lastColumn="0" w:noHBand="0" w:noVBand="1"/>
      </w:tblPr>
      <w:tblGrid>
        <w:gridCol w:w="735"/>
        <w:gridCol w:w="1349"/>
        <w:gridCol w:w="1175"/>
        <w:gridCol w:w="883"/>
        <w:gridCol w:w="926"/>
        <w:gridCol w:w="948"/>
        <w:gridCol w:w="820"/>
        <w:gridCol w:w="1461"/>
      </w:tblGrid>
      <w:tr w:rsidR="00705DA5" w:rsidRPr="00705DA5" w14:paraId="35AB3E4E" w14:textId="77777777" w:rsidTr="00705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89D74D" w14:textId="77777777" w:rsidR="00705DA5" w:rsidRPr="00705DA5" w:rsidRDefault="00705DA5" w:rsidP="00F4186E">
            <w:pPr>
              <w:spacing w:line="360" w:lineRule="auto"/>
              <w:rPr>
                <w:lang w:val="en-US"/>
              </w:rPr>
            </w:pPr>
            <w:r w:rsidRPr="00705DA5">
              <w:rPr>
                <w:lang w:val="en-US"/>
              </w:rPr>
              <w:t>Defect ID</w:t>
            </w:r>
          </w:p>
        </w:tc>
        <w:tc>
          <w:tcPr>
            <w:tcW w:w="0" w:type="auto"/>
            <w:hideMark/>
          </w:tcPr>
          <w:p w14:paraId="141563B1" w14:textId="77777777" w:rsidR="00705DA5" w:rsidRPr="00705DA5" w:rsidRDefault="00705DA5"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Module Affected</w:t>
            </w:r>
          </w:p>
        </w:tc>
        <w:tc>
          <w:tcPr>
            <w:tcW w:w="0" w:type="auto"/>
            <w:hideMark/>
          </w:tcPr>
          <w:p w14:paraId="139E320E" w14:textId="77777777" w:rsidR="00705DA5" w:rsidRPr="00705DA5" w:rsidRDefault="00705DA5"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Description</w:t>
            </w:r>
          </w:p>
        </w:tc>
        <w:tc>
          <w:tcPr>
            <w:tcW w:w="0" w:type="auto"/>
            <w:hideMark/>
          </w:tcPr>
          <w:p w14:paraId="36F2F1C4" w14:textId="77777777" w:rsidR="00705DA5" w:rsidRPr="00705DA5" w:rsidRDefault="00705DA5"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Severity</w:t>
            </w:r>
          </w:p>
        </w:tc>
        <w:tc>
          <w:tcPr>
            <w:tcW w:w="0" w:type="auto"/>
            <w:hideMark/>
          </w:tcPr>
          <w:p w14:paraId="2131CC43" w14:textId="77777777" w:rsidR="00705DA5" w:rsidRPr="00705DA5" w:rsidRDefault="00705DA5"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Status</w:t>
            </w:r>
          </w:p>
        </w:tc>
        <w:tc>
          <w:tcPr>
            <w:tcW w:w="0" w:type="auto"/>
            <w:hideMark/>
          </w:tcPr>
          <w:p w14:paraId="0E75FAF0" w14:textId="77777777" w:rsidR="00705DA5" w:rsidRPr="00705DA5" w:rsidRDefault="00705DA5"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Assigned To</w:t>
            </w:r>
          </w:p>
        </w:tc>
        <w:tc>
          <w:tcPr>
            <w:tcW w:w="0" w:type="auto"/>
            <w:hideMark/>
          </w:tcPr>
          <w:p w14:paraId="5F287F6F" w14:textId="77777777" w:rsidR="00705DA5" w:rsidRPr="00705DA5" w:rsidRDefault="00705DA5"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Date Logged</w:t>
            </w:r>
          </w:p>
        </w:tc>
        <w:tc>
          <w:tcPr>
            <w:tcW w:w="0" w:type="auto"/>
            <w:hideMark/>
          </w:tcPr>
          <w:p w14:paraId="2FADB2A5" w14:textId="77777777" w:rsidR="00705DA5" w:rsidRPr="00705DA5" w:rsidRDefault="00705DA5"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Resolution</w:t>
            </w:r>
          </w:p>
        </w:tc>
      </w:tr>
      <w:tr w:rsidR="00705DA5" w:rsidRPr="00705DA5" w14:paraId="1004D6AA"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82126D" w14:textId="77777777" w:rsidR="00705DA5" w:rsidRPr="00705DA5" w:rsidRDefault="00705DA5" w:rsidP="00F4186E">
            <w:pPr>
              <w:spacing w:line="360" w:lineRule="auto"/>
              <w:rPr>
                <w:lang w:val="en-US"/>
              </w:rPr>
            </w:pPr>
            <w:r w:rsidRPr="00705DA5">
              <w:rPr>
                <w:lang w:val="en-US"/>
              </w:rPr>
              <w:t>D-001</w:t>
            </w:r>
          </w:p>
        </w:tc>
        <w:tc>
          <w:tcPr>
            <w:tcW w:w="0" w:type="auto"/>
            <w:hideMark/>
          </w:tcPr>
          <w:p w14:paraId="6A099C23"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User Authentication</w:t>
            </w:r>
          </w:p>
        </w:tc>
        <w:tc>
          <w:tcPr>
            <w:tcW w:w="0" w:type="auto"/>
            <w:hideMark/>
          </w:tcPr>
          <w:p w14:paraId="0DB7E1EE"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Users unable to log in after multiple failed attempts.</w:t>
            </w:r>
          </w:p>
        </w:tc>
        <w:tc>
          <w:tcPr>
            <w:tcW w:w="0" w:type="auto"/>
            <w:hideMark/>
          </w:tcPr>
          <w:p w14:paraId="62631A8F"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High</w:t>
            </w:r>
          </w:p>
        </w:tc>
        <w:tc>
          <w:tcPr>
            <w:tcW w:w="0" w:type="auto"/>
            <w:hideMark/>
          </w:tcPr>
          <w:p w14:paraId="0EFEDB82"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Resolved</w:t>
            </w:r>
          </w:p>
        </w:tc>
        <w:tc>
          <w:tcPr>
            <w:tcW w:w="0" w:type="auto"/>
            <w:hideMark/>
          </w:tcPr>
          <w:p w14:paraId="6237D1DB"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Dev Team</w:t>
            </w:r>
          </w:p>
        </w:tc>
        <w:tc>
          <w:tcPr>
            <w:tcW w:w="0" w:type="auto"/>
            <w:hideMark/>
          </w:tcPr>
          <w:p w14:paraId="127AB147"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10-03-2025</w:t>
            </w:r>
          </w:p>
        </w:tc>
        <w:tc>
          <w:tcPr>
            <w:tcW w:w="0" w:type="auto"/>
            <w:hideMark/>
          </w:tcPr>
          <w:p w14:paraId="07EFA7CB"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Updated session handling logic.</w:t>
            </w:r>
          </w:p>
        </w:tc>
      </w:tr>
      <w:tr w:rsidR="00705DA5" w:rsidRPr="00705DA5" w14:paraId="360D073D"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24ABE8EA" w14:textId="77777777" w:rsidR="00705DA5" w:rsidRPr="00705DA5" w:rsidRDefault="00705DA5" w:rsidP="00F4186E">
            <w:pPr>
              <w:spacing w:line="360" w:lineRule="auto"/>
              <w:rPr>
                <w:lang w:val="en-US"/>
              </w:rPr>
            </w:pPr>
            <w:r w:rsidRPr="00705DA5">
              <w:rPr>
                <w:lang w:val="en-US"/>
              </w:rPr>
              <w:t>D-002</w:t>
            </w:r>
          </w:p>
        </w:tc>
        <w:tc>
          <w:tcPr>
            <w:tcW w:w="0" w:type="auto"/>
            <w:hideMark/>
          </w:tcPr>
          <w:p w14:paraId="7213127A"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Dashboard Visualization</w:t>
            </w:r>
          </w:p>
        </w:tc>
        <w:tc>
          <w:tcPr>
            <w:tcW w:w="0" w:type="auto"/>
            <w:hideMark/>
          </w:tcPr>
          <w:p w14:paraId="60B8B85F"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Some graphs fail to render when large datasets are used.</w:t>
            </w:r>
          </w:p>
        </w:tc>
        <w:tc>
          <w:tcPr>
            <w:tcW w:w="0" w:type="auto"/>
            <w:hideMark/>
          </w:tcPr>
          <w:p w14:paraId="2985FDA3"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Medium</w:t>
            </w:r>
          </w:p>
        </w:tc>
        <w:tc>
          <w:tcPr>
            <w:tcW w:w="0" w:type="auto"/>
            <w:hideMark/>
          </w:tcPr>
          <w:p w14:paraId="146029FD"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In Progress</w:t>
            </w:r>
          </w:p>
        </w:tc>
        <w:tc>
          <w:tcPr>
            <w:tcW w:w="0" w:type="auto"/>
            <w:hideMark/>
          </w:tcPr>
          <w:p w14:paraId="4837853C"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UI Team</w:t>
            </w:r>
          </w:p>
        </w:tc>
        <w:tc>
          <w:tcPr>
            <w:tcW w:w="0" w:type="auto"/>
            <w:hideMark/>
          </w:tcPr>
          <w:p w14:paraId="14FF1CBA"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12-03-2025</w:t>
            </w:r>
          </w:p>
        </w:tc>
        <w:tc>
          <w:tcPr>
            <w:tcW w:w="0" w:type="auto"/>
            <w:hideMark/>
          </w:tcPr>
          <w:p w14:paraId="19FDBB74"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Optimizing data loading for charts.</w:t>
            </w:r>
          </w:p>
        </w:tc>
      </w:tr>
      <w:tr w:rsidR="00705DA5" w:rsidRPr="00705DA5" w14:paraId="53F49D5F"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B8E8C" w14:textId="77777777" w:rsidR="00705DA5" w:rsidRPr="00705DA5" w:rsidRDefault="00705DA5" w:rsidP="00F4186E">
            <w:pPr>
              <w:spacing w:line="360" w:lineRule="auto"/>
              <w:rPr>
                <w:lang w:val="en-US"/>
              </w:rPr>
            </w:pPr>
            <w:r w:rsidRPr="00705DA5">
              <w:rPr>
                <w:lang w:val="en-US"/>
              </w:rPr>
              <w:t>D-003</w:t>
            </w:r>
          </w:p>
        </w:tc>
        <w:tc>
          <w:tcPr>
            <w:tcW w:w="0" w:type="auto"/>
            <w:hideMark/>
          </w:tcPr>
          <w:p w14:paraId="7DF84D19"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Scenario Analysis</w:t>
            </w:r>
          </w:p>
        </w:tc>
        <w:tc>
          <w:tcPr>
            <w:tcW w:w="0" w:type="auto"/>
            <w:hideMark/>
          </w:tcPr>
          <w:p w14:paraId="39B2B9C9"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Incorrect energy prediction values for specific scenarios.</w:t>
            </w:r>
          </w:p>
        </w:tc>
        <w:tc>
          <w:tcPr>
            <w:tcW w:w="0" w:type="auto"/>
            <w:hideMark/>
          </w:tcPr>
          <w:p w14:paraId="188E17AF"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Critical</w:t>
            </w:r>
          </w:p>
        </w:tc>
        <w:tc>
          <w:tcPr>
            <w:tcW w:w="0" w:type="auto"/>
            <w:hideMark/>
          </w:tcPr>
          <w:p w14:paraId="1E2F48E0"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Open</w:t>
            </w:r>
          </w:p>
        </w:tc>
        <w:tc>
          <w:tcPr>
            <w:tcW w:w="0" w:type="auto"/>
            <w:hideMark/>
          </w:tcPr>
          <w:p w14:paraId="170B8AFA"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AI Team</w:t>
            </w:r>
          </w:p>
        </w:tc>
        <w:tc>
          <w:tcPr>
            <w:tcW w:w="0" w:type="auto"/>
            <w:hideMark/>
          </w:tcPr>
          <w:p w14:paraId="30DF44E1"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14-03-2025</w:t>
            </w:r>
          </w:p>
        </w:tc>
        <w:tc>
          <w:tcPr>
            <w:tcW w:w="0" w:type="auto"/>
            <w:hideMark/>
          </w:tcPr>
          <w:p w14:paraId="00623E17"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Reviewing WisRule algorithm implementation.</w:t>
            </w:r>
          </w:p>
        </w:tc>
      </w:tr>
      <w:tr w:rsidR="00705DA5" w:rsidRPr="00705DA5" w14:paraId="64903D4F"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6A461503" w14:textId="77777777" w:rsidR="00705DA5" w:rsidRPr="00705DA5" w:rsidRDefault="00705DA5" w:rsidP="00F4186E">
            <w:pPr>
              <w:spacing w:line="360" w:lineRule="auto"/>
              <w:rPr>
                <w:lang w:val="en-US"/>
              </w:rPr>
            </w:pPr>
            <w:r w:rsidRPr="00705DA5">
              <w:rPr>
                <w:lang w:val="en-US"/>
              </w:rPr>
              <w:t>D-004</w:t>
            </w:r>
          </w:p>
        </w:tc>
        <w:tc>
          <w:tcPr>
            <w:tcW w:w="0" w:type="auto"/>
            <w:hideMark/>
          </w:tcPr>
          <w:p w14:paraId="1DA0F19A"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Report Generation</w:t>
            </w:r>
          </w:p>
        </w:tc>
        <w:tc>
          <w:tcPr>
            <w:tcW w:w="0" w:type="auto"/>
            <w:hideMark/>
          </w:tcPr>
          <w:p w14:paraId="42616ECC"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 xml:space="preserve">Exported reports contain </w:t>
            </w:r>
            <w:r w:rsidRPr="00705DA5">
              <w:rPr>
                <w:lang w:val="en-US"/>
              </w:rPr>
              <w:lastRenderedPageBreak/>
              <w:t>missing data fields.</w:t>
            </w:r>
          </w:p>
        </w:tc>
        <w:tc>
          <w:tcPr>
            <w:tcW w:w="0" w:type="auto"/>
            <w:hideMark/>
          </w:tcPr>
          <w:p w14:paraId="2EE45763"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lastRenderedPageBreak/>
              <w:t>High</w:t>
            </w:r>
          </w:p>
        </w:tc>
        <w:tc>
          <w:tcPr>
            <w:tcW w:w="0" w:type="auto"/>
            <w:hideMark/>
          </w:tcPr>
          <w:p w14:paraId="08F92B30"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Resolved</w:t>
            </w:r>
          </w:p>
        </w:tc>
        <w:tc>
          <w:tcPr>
            <w:tcW w:w="0" w:type="auto"/>
            <w:hideMark/>
          </w:tcPr>
          <w:p w14:paraId="59FA8915"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Backend Team</w:t>
            </w:r>
          </w:p>
        </w:tc>
        <w:tc>
          <w:tcPr>
            <w:tcW w:w="0" w:type="auto"/>
            <w:hideMark/>
          </w:tcPr>
          <w:p w14:paraId="7B69D0C1"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15-03-2025</w:t>
            </w:r>
          </w:p>
        </w:tc>
        <w:tc>
          <w:tcPr>
            <w:tcW w:w="0" w:type="auto"/>
            <w:hideMark/>
          </w:tcPr>
          <w:p w14:paraId="257A6C0F"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 xml:space="preserve">Fixed SQL query for </w:t>
            </w:r>
            <w:r w:rsidRPr="00705DA5">
              <w:rPr>
                <w:lang w:val="en-US"/>
              </w:rPr>
              <w:lastRenderedPageBreak/>
              <w:t>fetching data.</w:t>
            </w:r>
          </w:p>
        </w:tc>
      </w:tr>
      <w:tr w:rsidR="00705DA5" w:rsidRPr="00705DA5" w14:paraId="442A51AD"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8CF2F1" w14:textId="77777777" w:rsidR="00705DA5" w:rsidRPr="00705DA5" w:rsidRDefault="00705DA5" w:rsidP="00F4186E">
            <w:pPr>
              <w:spacing w:line="360" w:lineRule="auto"/>
              <w:rPr>
                <w:lang w:val="en-US"/>
              </w:rPr>
            </w:pPr>
            <w:r w:rsidRPr="00705DA5">
              <w:rPr>
                <w:lang w:val="en-US"/>
              </w:rPr>
              <w:lastRenderedPageBreak/>
              <w:t>D-005</w:t>
            </w:r>
          </w:p>
        </w:tc>
        <w:tc>
          <w:tcPr>
            <w:tcW w:w="0" w:type="auto"/>
            <w:hideMark/>
          </w:tcPr>
          <w:p w14:paraId="1650C8F7"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Real-time Monitoring</w:t>
            </w:r>
          </w:p>
        </w:tc>
        <w:tc>
          <w:tcPr>
            <w:tcW w:w="0" w:type="auto"/>
            <w:hideMark/>
          </w:tcPr>
          <w:p w14:paraId="343A7529"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Live data feed is delayed by 5+ minutes.</w:t>
            </w:r>
          </w:p>
        </w:tc>
        <w:tc>
          <w:tcPr>
            <w:tcW w:w="0" w:type="auto"/>
            <w:hideMark/>
          </w:tcPr>
          <w:p w14:paraId="41AD8009"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Medium</w:t>
            </w:r>
          </w:p>
        </w:tc>
        <w:tc>
          <w:tcPr>
            <w:tcW w:w="0" w:type="auto"/>
            <w:hideMark/>
          </w:tcPr>
          <w:p w14:paraId="3815A074"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In Progress</w:t>
            </w:r>
          </w:p>
        </w:tc>
        <w:tc>
          <w:tcPr>
            <w:tcW w:w="0" w:type="auto"/>
            <w:hideMark/>
          </w:tcPr>
          <w:p w14:paraId="30B94B0C"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DevOps Team</w:t>
            </w:r>
          </w:p>
        </w:tc>
        <w:tc>
          <w:tcPr>
            <w:tcW w:w="0" w:type="auto"/>
            <w:hideMark/>
          </w:tcPr>
          <w:p w14:paraId="4F80DB15"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16-03-2025</w:t>
            </w:r>
          </w:p>
        </w:tc>
        <w:tc>
          <w:tcPr>
            <w:tcW w:w="0" w:type="auto"/>
            <w:hideMark/>
          </w:tcPr>
          <w:p w14:paraId="1D6198A9"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Investigating network performance issues.</w:t>
            </w:r>
          </w:p>
        </w:tc>
      </w:tr>
      <w:tr w:rsidR="00705DA5" w:rsidRPr="00705DA5" w14:paraId="0568CE35"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268C423A" w14:textId="77777777" w:rsidR="00705DA5" w:rsidRPr="00705DA5" w:rsidRDefault="00705DA5" w:rsidP="00F4186E">
            <w:pPr>
              <w:spacing w:line="360" w:lineRule="auto"/>
              <w:rPr>
                <w:lang w:val="en-US"/>
              </w:rPr>
            </w:pPr>
            <w:r w:rsidRPr="00705DA5">
              <w:rPr>
                <w:lang w:val="en-US"/>
              </w:rPr>
              <w:t>D-006</w:t>
            </w:r>
          </w:p>
        </w:tc>
        <w:tc>
          <w:tcPr>
            <w:tcW w:w="0" w:type="auto"/>
            <w:hideMark/>
          </w:tcPr>
          <w:p w14:paraId="6DD55F85"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Carbon Footprint Calculation</w:t>
            </w:r>
          </w:p>
        </w:tc>
        <w:tc>
          <w:tcPr>
            <w:tcW w:w="0" w:type="auto"/>
            <w:hideMark/>
          </w:tcPr>
          <w:p w14:paraId="2DBE50DA"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Incorrect emissions factor used for calculations.</w:t>
            </w:r>
          </w:p>
        </w:tc>
        <w:tc>
          <w:tcPr>
            <w:tcW w:w="0" w:type="auto"/>
            <w:hideMark/>
          </w:tcPr>
          <w:p w14:paraId="79308572"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Low</w:t>
            </w:r>
          </w:p>
        </w:tc>
        <w:tc>
          <w:tcPr>
            <w:tcW w:w="0" w:type="auto"/>
            <w:hideMark/>
          </w:tcPr>
          <w:p w14:paraId="557C66D7"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Open</w:t>
            </w:r>
          </w:p>
        </w:tc>
        <w:tc>
          <w:tcPr>
            <w:tcW w:w="0" w:type="auto"/>
            <w:hideMark/>
          </w:tcPr>
          <w:p w14:paraId="20822CD6"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AI Team</w:t>
            </w:r>
          </w:p>
        </w:tc>
        <w:tc>
          <w:tcPr>
            <w:tcW w:w="0" w:type="auto"/>
            <w:hideMark/>
          </w:tcPr>
          <w:p w14:paraId="3CFEC258"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17-03-2025</w:t>
            </w:r>
          </w:p>
        </w:tc>
        <w:tc>
          <w:tcPr>
            <w:tcW w:w="0" w:type="auto"/>
            <w:hideMark/>
          </w:tcPr>
          <w:p w14:paraId="14727114" w14:textId="77777777" w:rsidR="00705DA5" w:rsidRPr="00705DA5" w:rsidRDefault="00705DA5"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Updating emission factors in database.</w:t>
            </w:r>
          </w:p>
        </w:tc>
      </w:tr>
      <w:tr w:rsidR="00705DA5" w:rsidRPr="00705DA5" w14:paraId="4308BFFD"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B74BD" w14:textId="77777777" w:rsidR="00705DA5" w:rsidRPr="00705DA5" w:rsidRDefault="00705DA5" w:rsidP="00F4186E">
            <w:pPr>
              <w:spacing w:line="360" w:lineRule="auto"/>
              <w:rPr>
                <w:lang w:val="en-US"/>
              </w:rPr>
            </w:pPr>
            <w:r w:rsidRPr="00705DA5">
              <w:rPr>
                <w:lang w:val="en-US"/>
              </w:rPr>
              <w:t>D-007</w:t>
            </w:r>
          </w:p>
        </w:tc>
        <w:tc>
          <w:tcPr>
            <w:tcW w:w="0" w:type="auto"/>
            <w:hideMark/>
          </w:tcPr>
          <w:p w14:paraId="527A33F3"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User Management</w:t>
            </w:r>
          </w:p>
        </w:tc>
        <w:tc>
          <w:tcPr>
            <w:tcW w:w="0" w:type="auto"/>
            <w:hideMark/>
          </w:tcPr>
          <w:p w14:paraId="3527E172"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Deactivated users can still access restricted features.</w:t>
            </w:r>
          </w:p>
        </w:tc>
        <w:tc>
          <w:tcPr>
            <w:tcW w:w="0" w:type="auto"/>
            <w:hideMark/>
          </w:tcPr>
          <w:p w14:paraId="5600A908"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High</w:t>
            </w:r>
          </w:p>
        </w:tc>
        <w:tc>
          <w:tcPr>
            <w:tcW w:w="0" w:type="auto"/>
            <w:hideMark/>
          </w:tcPr>
          <w:p w14:paraId="726170D8"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Open</w:t>
            </w:r>
          </w:p>
        </w:tc>
        <w:tc>
          <w:tcPr>
            <w:tcW w:w="0" w:type="auto"/>
            <w:hideMark/>
          </w:tcPr>
          <w:p w14:paraId="1F32FF9D"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Security Team</w:t>
            </w:r>
          </w:p>
        </w:tc>
        <w:tc>
          <w:tcPr>
            <w:tcW w:w="0" w:type="auto"/>
            <w:hideMark/>
          </w:tcPr>
          <w:p w14:paraId="0284E84E"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18-03-2025</w:t>
            </w:r>
          </w:p>
        </w:tc>
        <w:tc>
          <w:tcPr>
            <w:tcW w:w="0" w:type="auto"/>
            <w:hideMark/>
          </w:tcPr>
          <w:p w14:paraId="3FD0A9A4" w14:textId="77777777" w:rsidR="00705DA5" w:rsidRPr="00705DA5" w:rsidRDefault="00705DA5"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Implementing stricter access controls.</w:t>
            </w:r>
          </w:p>
        </w:tc>
      </w:tr>
    </w:tbl>
    <w:p w14:paraId="1313F80D" w14:textId="77777777" w:rsidR="00FB3463" w:rsidRPr="00FB3463" w:rsidRDefault="00FB3463" w:rsidP="00F4186E">
      <w:pPr>
        <w:spacing w:line="360" w:lineRule="auto"/>
      </w:pPr>
    </w:p>
    <w:p w14:paraId="5EDBA4A9" w14:textId="77777777" w:rsidR="00FB3463" w:rsidRPr="00FB3463" w:rsidRDefault="00FB3463" w:rsidP="00F4186E">
      <w:pPr>
        <w:spacing w:line="360" w:lineRule="auto"/>
      </w:pPr>
    </w:p>
    <w:p w14:paraId="23ADDDE3" w14:textId="77777777" w:rsidR="00FB3463" w:rsidRPr="00FB3463" w:rsidRDefault="00FB3463" w:rsidP="00F4186E">
      <w:pPr>
        <w:spacing w:line="360" w:lineRule="auto"/>
      </w:pPr>
    </w:p>
    <w:p w14:paraId="31997A33" w14:textId="77777777" w:rsidR="00FB3463" w:rsidRDefault="00FB3463" w:rsidP="00F4186E">
      <w:pPr>
        <w:spacing w:line="360" w:lineRule="auto"/>
      </w:pPr>
    </w:p>
    <w:p w14:paraId="0BFD1B63" w14:textId="77777777" w:rsidR="00FB3463" w:rsidRPr="00FB3463" w:rsidRDefault="00FB3463" w:rsidP="00F4186E">
      <w:pPr>
        <w:spacing w:line="360" w:lineRule="auto"/>
      </w:pPr>
    </w:p>
    <w:p w14:paraId="110F4AE6" w14:textId="60261FA9" w:rsidR="00C86830" w:rsidRPr="00C86830" w:rsidRDefault="00C86830" w:rsidP="00F4186E">
      <w:pPr>
        <w:spacing w:line="360" w:lineRule="auto"/>
        <w:outlineLvl w:val="1"/>
        <w:rPr>
          <w:b/>
          <w:color w:val="000000" w:themeColor="text1"/>
        </w:rPr>
      </w:pPr>
      <w:bookmarkStart w:id="178" w:name="_Toc192884158"/>
      <w:r w:rsidRPr="00C86830">
        <w:rPr>
          <w:b/>
          <w:color w:val="000000" w:themeColor="text1"/>
        </w:rPr>
        <w:t>5.4 Test Report</w:t>
      </w:r>
      <w:bookmarkEnd w:id="178"/>
    </w:p>
    <w:p w14:paraId="4BC258CF" w14:textId="77777777" w:rsidR="00FB3463" w:rsidRDefault="00FB3463" w:rsidP="00F4186E">
      <w:pPr>
        <w:spacing w:line="360" w:lineRule="auto"/>
      </w:pPr>
    </w:p>
    <w:tbl>
      <w:tblPr>
        <w:tblStyle w:val="PlainTable1"/>
        <w:tblW w:w="0" w:type="auto"/>
        <w:tblLook w:val="04A0" w:firstRow="1" w:lastRow="0" w:firstColumn="1" w:lastColumn="0" w:noHBand="0" w:noVBand="1"/>
      </w:tblPr>
      <w:tblGrid>
        <w:gridCol w:w="2009"/>
        <w:gridCol w:w="2904"/>
        <w:gridCol w:w="1223"/>
        <w:gridCol w:w="2161"/>
      </w:tblGrid>
      <w:tr w:rsidR="00A06C61" w:rsidRPr="00705DA5" w14:paraId="0483BAD3" w14:textId="77777777" w:rsidTr="00705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C9232B" w14:textId="35BE6D78" w:rsidR="00A06C61" w:rsidRPr="00705DA5" w:rsidRDefault="00A06C61" w:rsidP="00F4186E">
            <w:pPr>
              <w:spacing w:line="360" w:lineRule="auto"/>
              <w:rPr>
                <w:lang w:val="en-US"/>
              </w:rPr>
            </w:pPr>
            <w:r w:rsidRPr="00705DA5">
              <w:rPr>
                <w:lang w:val="en-US"/>
              </w:rPr>
              <w:t>Test</w:t>
            </w:r>
            <w:r>
              <w:rPr>
                <w:lang w:val="en-US"/>
              </w:rPr>
              <w:t>s</w:t>
            </w:r>
          </w:p>
        </w:tc>
        <w:tc>
          <w:tcPr>
            <w:tcW w:w="0" w:type="auto"/>
            <w:hideMark/>
          </w:tcPr>
          <w:p w14:paraId="57573170" w14:textId="77777777" w:rsidR="00A06C61" w:rsidRPr="00705DA5" w:rsidRDefault="00A06C61"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Modules Tested</w:t>
            </w:r>
          </w:p>
        </w:tc>
        <w:tc>
          <w:tcPr>
            <w:tcW w:w="0" w:type="auto"/>
            <w:hideMark/>
          </w:tcPr>
          <w:p w14:paraId="4710899A" w14:textId="77777777" w:rsidR="00A06C61" w:rsidRPr="00705DA5" w:rsidRDefault="00A06C61"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Status</w:t>
            </w:r>
          </w:p>
        </w:tc>
        <w:tc>
          <w:tcPr>
            <w:tcW w:w="0" w:type="auto"/>
            <w:hideMark/>
          </w:tcPr>
          <w:p w14:paraId="607BB2B5" w14:textId="77777777" w:rsidR="00A06C61" w:rsidRPr="00705DA5" w:rsidRDefault="00A06C61" w:rsidP="00F4186E">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705DA5">
              <w:rPr>
                <w:lang w:val="en-US"/>
              </w:rPr>
              <w:t>Defects Found</w:t>
            </w:r>
          </w:p>
        </w:tc>
      </w:tr>
      <w:tr w:rsidR="00A06C61" w:rsidRPr="00705DA5" w14:paraId="3AB231F9"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A37153" w14:textId="77777777" w:rsidR="00A06C61" w:rsidRPr="00705DA5" w:rsidRDefault="00A06C61" w:rsidP="00F4186E">
            <w:pPr>
              <w:spacing w:line="360" w:lineRule="auto"/>
              <w:rPr>
                <w:lang w:val="en-US"/>
              </w:rPr>
            </w:pPr>
            <w:r w:rsidRPr="00705DA5">
              <w:rPr>
                <w:lang w:val="en-US"/>
              </w:rPr>
              <w:t>White-box Testing</w:t>
            </w:r>
          </w:p>
        </w:tc>
        <w:tc>
          <w:tcPr>
            <w:tcW w:w="0" w:type="auto"/>
            <w:hideMark/>
          </w:tcPr>
          <w:p w14:paraId="393F4C6D"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Data Processing, WisRule Algorithm</w:t>
            </w:r>
          </w:p>
        </w:tc>
        <w:tc>
          <w:tcPr>
            <w:tcW w:w="0" w:type="auto"/>
            <w:hideMark/>
          </w:tcPr>
          <w:p w14:paraId="4C63D22E" w14:textId="5A3DB12C"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Passed</w:t>
            </w:r>
          </w:p>
        </w:tc>
        <w:tc>
          <w:tcPr>
            <w:tcW w:w="0" w:type="auto"/>
            <w:hideMark/>
          </w:tcPr>
          <w:p w14:paraId="2C830DB9"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1 Minor Issue</w:t>
            </w:r>
          </w:p>
        </w:tc>
      </w:tr>
      <w:tr w:rsidR="00A06C61" w:rsidRPr="00705DA5" w14:paraId="070CFFD2"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1F332C59" w14:textId="77777777" w:rsidR="00A06C61" w:rsidRPr="00705DA5" w:rsidRDefault="00A06C61" w:rsidP="00F4186E">
            <w:pPr>
              <w:spacing w:line="360" w:lineRule="auto"/>
              <w:rPr>
                <w:lang w:val="en-US"/>
              </w:rPr>
            </w:pPr>
            <w:r w:rsidRPr="00705DA5">
              <w:rPr>
                <w:lang w:val="en-US"/>
              </w:rPr>
              <w:t>Black-box Testing</w:t>
            </w:r>
          </w:p>
        </w:tc>
        <w:tc>
          <w:tcPr>
            <w:tcW w:w="0" w:type="auto"/>
            <w:hideMark/>
          </w:tcPr>
          <w:p w14:paraId="09391147" w14:textId="77777777"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Dashboard, User Interface</w:t>
            </w:r>
          </w:p>
        </w:tc>
        <w:tc>
          <w:tcPr>
            <w:tcW w:w="0" w:type="auto"/>
            <w:hideMark/>
          </w:tcPr>
          <w:p w14:paraId="6D587415" w14:textId="0BC2DD2C"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 xml:space="preserve"> In Progress</w:t>
            </w:r>
          </w:p>
        </w:tc>
        <w:tc>
          <w:tcPr>
            <w:tcW w:w="0" w:type="auto"/>
            <w:hideMark/>
          </w:tcPr>
          <w:p w14:paraId="756A38AB" w14:textId="77777777"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2 UI Issues</w:t>
            </w:r>
          </w:p>
        </w:tc>
      </w:tr>
      <w:tr w:rsidR="00A06C61" w:rsidRPr="00705DA5" w14:paraId="57C17498"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4B7072" w14:textId="77777777" w:rsidR="00A06C61" w:rsidRDefault="00A06C61" w:rsidP="00F4186E">
            <w:pPr>
              <w:spacing w:line="360" w:lineRule="auto"/>
              <w:rPr>
                <w:b w:val="0"/>
                <w:bCs w:val="0"/>
                <w:lang w:val="en-US"/>
              </w:rPr>
            </w:pPr>
          </w:p>
          <w:p w14:paraId="6ACA09FA" w14:textId="79D5D4A3" w:rsidR="00A06C61" w:rsidRPr="00705DA5" w:rsidRDefault="00A06C61" w:rsidP="00F4186E">
            <w:pPr>
              <w:spacing w:line="360" w:lineRule="auto"/>
              <w:rPr>
                <w:lang w:val="en-US"/>
              </w:rPr>
            </w:pPr>
            <w:r w:rsidRPr="00705DA5">
              <w:rPr>
                <w:lang w:val="en-US"/>
              </w:rPr>
              <w:t>Performance Testing</w:t>
            </w:r>
          </w:p>
        </w:tc>
        <w:tc>
          <w:tcPr>
            <w:tcW w:w="0" w:type="auto"/>
            <w:hideMark/>
          </w:tcPr>
          <w:p w14:paraId="63EDAB63"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Scenario Analysis, Forecasting</w:t>
            </w:r>
          </w:p>
        </w:tc>
        <w:tc>
          <w:tcPr>
            <w:tcW w:w="0" w:type="auto"/>
            <w:hideMark/>
          </w:tcPr>
          <w:p w14:paraId="2FD4E0A3" w14:textId="4DABA1F2"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 xml:space="preserve"> Passed</w:t>
            </w:r>
          </w:p>
        </w:tc>
        <w:tc>
          <w:tcPr>
            <w:tcW w:w="0" w:type="auto"/>
            <w:hideMark/>
          </w:tcPr>
          <w:p w14:paraId="14BAA7BB"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No Issues</w:t>
            </w:r>
          </w:p>
        </w:tc>
      </w:tr>
      <w:tr w:rsidR="00A06C61" w:rsidRPr="00705DA5" w14:paraId="0F5A47DE"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068E40B4" w14:textId="77777777" w:rsidR="00A06C61" w:rsidRPr="00705DA5" w:rsidRDefault="00A06C61" w:rsidP="00F4186E">
            <w:pPr>
              <w:spacing w:line="360" w:lineRule="auto"/>
              <w:rPr>
                <w:lang w:val="en-US"/>
              </w:rPr>
            </w:pPr>
            <w:r w:rsidRPr="00705DA5">
              <w:rPr>
                <w:lang w:val="en-US"/>
              </w:rPr>
              <w:t>Usability Testing</w:t>
            </w:r>
          </w:p>
        </w:tc>
        <w:tc>
          <w:tcPr>
            <w:tcW w:w="0" w:type="auto"/>
            <w:hideMark/>
          </w:tcPr>
          <w:p w14:paraId="1A54E573" w14:textId="77777777"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User Navigation, Reports</w:t>
            </w:r>
          </w:p>
        </w:tc>
        <w:tc>
          <w:tcPr>
            <w:tcW w:w="0" w:type="auto"/>
            <w:hideMark/>
          </w:tcPr>
          <w:p w14:paraId="45F33F20" w14:textId="4C70AD43"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 xml:space="preserve"> Failed</w:t>
            </w:r>
          </w:p>
        </w:tc>
        <w:tc>
          <w:tcPr>
            <w:tcW w:w="0" w:type="auto"/>
            <w:hideMark/>
          </w:tcPr>
          <w:p w14:paraId="1FC97A01" w14:textId="77777777"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3 Usability Issues</w:t>
            </w:r>
          </w:p>
        </w:tc>
      </w:tr>
      <w:tr w:rsidR="00A06C61" w:rsidRPr="00705DA5" w14:paraId="36D08DCA"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4666CA" w14:textId="77777777" w:rsidR="00A06C61" w:rsidRPr="00705DA5" w:rsidRDefault="00A06C61" w:rsidP="00F4186E">
            <w:pPr>
              <w:spacing w:line="360" w:lineRule="auto"/>
              <w:rPr>
                <w:lang w:val="en-US"/>
              </w:rPr>
            </w:pPr>
            <w:r w:rsidRPr="00705DA5">
              <w:rPr>
                <w:lang w:val="en-US"/>
              </w:rPr>
              <w:t>Security Testing</w:t>
            </w:r>
          </w:p>
        </w:tc>
        <w:tc>
          <w:tcPr>
            <w:tcW w:w="0" w:type="auto"/>
            <w:hideMark/>
          </w:tcPr>
          <w:p w14:paraId="1CE23AA3"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Authentication, Role-Based Access</w:t>
            </w:r>
          </w:p>
        </w:tc>
        <w:tc>
          <w:tcPr>
            <w:tcW w:w="0" w:type="auto"/>
            <w:hideMark/>
          </w:tcPr>
          <w:p w14:paraId="2DF03E61" w14:textId="19B3AFD8"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 xml:space="preserve"> Passed</w:t>
            </w:r>
          </w:p>
        </w:tc>
        <w:tc>
          <w:tcPr>
            <w:tcW w:w="0" w:type="auto"/>
            <w:hideMark/>
          </w:tcPr>
          <w:p w14:paraId="7495EDCB"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No Issues</w:t>
            </w:r>
          </w:p>
        </w:tc>
      </w:tr>
      <w:tr w:rsidR="00A06C61" w:rsidRPr="00705DA5" w14:paraId="2C6B491C" w14:textId="77777777" w:rsidTr="00705DA5">
        <w:tc>
          <w:tcPr>
            <w:cnfStyle w:val="001000000000" w:firstRow="0" w:lastRow="0" w:firstColumn="1" w:lastColumn="0" w:oddVBand="0" w:evenVBand="0" w:oddHBand="0" w:evenHBand="0" w:firstRowFirstColumn="0" w:firstRowLastColumn="0" w:lastRowFirstColumn="0" w:lastRowLastColumn="0"/>
            <w:tcW w:w="0" w:type="auto"/>
            <w:hideMark/>
          </w:tcPr>
          <w:p w14:paraId="167905A3" w14:textId="77777777" w:rsidR="00A06C61" w:rsidRPr="00705DA5" w:rsidRDefault="00A06C61" w:rsidP="00F4186E">
            <w:pPr>
              <w:spacing w:line="360" w:lineRule="auto"/>
              <w:rPr>
                <w:lang w:val="en-US"/>
              </w:rPr>
            </w:pPr>
            <w:r w:rsidRPr="00705DA5">
              <w:rPr>
                <w:lang w:val="en-US"/>
              </w:rPr>
              <w:t>Load Testing</w:t>
            </w:r>
          </w:p>
        </w:tc>
        <w:tc>
          <w:tcPr>
            <w:tcW w:w="0" w:type="auto"/>
            <w:hideMark/>
          </w:tcPr>
          <w:p w14:paraId="3BDA0E2A" w14:textId="77777777"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Data Handling, Real-time Monitoring</w:t>
            </w:r>
          </w:p>
        </w:tc>
        <w:tc>
          <w:tcPr>
            <w:tcW w:w="0" w:type="auto"/>
            <w:hideMark/>
          </w:tcPr>
          <w:p w14:paraId="375E33D4" w14:textId="1D6DB668"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 xml:space="preserve"> In Progress</w:t>
            </w:r>
          </w:p>
        </w:tc>
        <w:tc>
          <w:tcPr>
            <w:tcW w:w="0" w:type="auto"/>
            <w:hideMark/>
          </w:tcPr>
          <w:p w14:paraId="33F72C4D" w14:textId="77777777" w:rsidR="00A06C61" w:rsidRPr="00705DA5" w:rsidRDefault="00A06C61" w:rsidP="00F4186E">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705DA5">
              <w:rPr>
                <w:lang w:val="en-US"/>
              </w:rPr>
              <w:t>1 Performance Bottleneck</w:t>
            </w:r>
          </w:p>
        </w:tc>
      </w:tr>
      <w:tr w:rsidR="00A06C61" w:rsidRPr="00705DA5" w14:paraId="1D1B6D0F" w14:textId="77777777" w:rsidTr="00705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80252" w14:textId="77777777" w:rsidR="00A06C61" w:rsidRPr="00705DA5" w:rsidRDefault="00A06C61" w:rsidP="00F4186E">
            <w:pPr>
              <w:spacing w:line="360" w:lineRule="auto"/>
              <w:rPr>
                <w:lang w:val="en-US"/>
              </w:rPr>
            </w:pPr>
            <w:r w:rsidRPr="00705DA5">
              <w:rPr>
                <w:lang w:val="en-US"/>
              </w:rPr>
              <w:t>Acceptance Testing</w:t>
            </w:r>
          </w:p>
        </w:tc>
        <w:tc>
          <w:tcPr>
            <w:tcW w:w="0" w:type="auto"/>
            <w:hideMark/>
          </w:tcPr>
          <w:p w14:paraId="683DAD39"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Overall System Functionality</w:t>
            </w:r>
          </w:p>
        </w:tc>
        <w:tc>
          <w:tcPr>
            <w:tcW w:w="0" w:type="auto"/>
            <w:hideMark/>
          </w:tcPr>
          <w:p w14:paraId="212B4EB6" w14:textId="620B2A4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 xml:space="preserve"> Passed</w:t>
            </w:r>
          </w:p>
        </w:tc>
        <w:tc>
          <w:tcPr>
            <w:tcW w:w="0" w:type="auto"/>
            <w:hideMark/>
          </w:tcPr>
          <w:p w14:paraId="15774EEC" w14:textId="77777777" w:rsidR="00A06C61" w:rsidRPr="00705DA5" w:rsidRDefault="00A06C61" w:rsidP="00F4186E">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705DA5">
              <w:rPr>
                <w:lang w:val="en-US"/>
              </w:rPr>
              <w:t>Ready for Deployment</w:t>
            </w:r>
          </w:p>
        </w:tc>
      </w:tr>
    </w:tbl>
    <w:p w14:paraId="40338A34" w14:textId="4526EEBA" w:rsidR="00705DA5" w:rsidRPr="00705DA5" w:rsidRDefault="00705DA5" w:rsidP="00F4186E">
      <w:pPr>
        <w:spacing w:line="360" w:lineRule="auto"/>
        <w:rPr>
          <w:lang w:val="en-US"/>
        </w:rPr>
      </w:pPr>
    </w:p>
    <w:p w14:paraId="1449B7BF" w14:textId="77777777" w:rsidR="00705DA5" w:rsidRPr="00705DA5" w:rsidRDefault="00705DA5" w:rsidP="00F4186E">
      <w:pPr>
        <w:spacing w:line="360" w:lineRule="auto"/>
        <w:rPr>
          <w:b/>
          <w:bCs/>
          <w:lang w:val="en-US"/>
        </w:rPr>
      </w:pPr>
      <w:r w:rsidRPr="00705DA5">
        <w:rPr>
          <w:b/>
          <w:bCs/>
          <w:lang w:val="en-US"/>
        </w:rPr>
        <w:t>5.4.2 Defects Overview</w:t>
      </w:r>
    </w:p>
    <w:p w14:paraId="6B1ADF78" w14:textId="77777777" w:rsidR="00705DA5" w:rsidRDefault="00705DA5" w:rsidP="00F4186E">
      <w:pPr>
        <w:spacing w:line="360" w:lineRule="auto"/>
        <w:rPr>
          <w:lang w:val="en-US"/>
        </w:rPr>
      </w:pPr>
      <w:r w:rsidRPr="00705DA5">
        <w:rPr>
          <w:lang w:val="en-US"/>
        </w:rPr>
        <w:t>During testing, 7 major defects were identified and logged in the Defect Tracking Sheet (see Section 5.3). 3 defects were critical and required immediate fixes before system deployment.</w:t>
      </w:r>
    </w:p>
    <w:p w14:paraId="45C36FB3" w14:textId="77777777" w:rsidR="00705DA5" w:rsidRPr="00705DA5" w:rsidRDefault="00705DA5" w:rsidP="00F4186E">
      <w:pPr>
        <w:spacing w:line="360" w:lineRule="auto"/>
        <w:rPr>
          <w:lang w:val="en-US"/>
        </w:rPr>
      </w:pPr>
    </w:p>
    <w:p w14:paraId="00FBEA92" w14:textId="77777777" w:rsidR="00705DA5" w:rsidRPr="00705DA5" w:rsidRDefault="00705DA5" w:rsidP="00F4186E">
      <w:pPr>
        <w:spacing w:line="360" w:lineRule="auto"/>
        <w:rPr>
          <w:lang w:val="en-US"/>
        </w:rPr>
      </w:pPr>
      <w:r w:rsidRPr="00705DA5">
        <w:rPr>
          <w:b/>
          <w:bCs/>
          <w:lang w:val="en-US"/>
        </w:rPr>
        <w:t>Defects Found by Category:</w:t>
      </w:r>
    </w:p>
    <w:p w14:paraId="5B628CC6" w14:textId="77777777" w:rsidR="00705DA5" w:rsidRPr="0079397B" w:rsidRDefault="00705DA5" w:rsidP="00F4186E">
      <w:pPr>
        <w:pStyle w:val="ListParagraph"/>
        <w:numPr>
          <w:ilvl w:val="0"/>
          <w:numId w:val="23"/>
        </w:numPr>
        <w:spacing w:line="360" w:lineRule="auto"/>
        <w:rPr>
          <w:lang w:val="en-US"/>
        </w:rPr>
      </w:pPr>
      <w:r w:rsidRPr="0079397B">
        <w:rPr>
          <w:b/>
          <w:bCs/>
          <w:lang w:val="en-US"/>
        </w:rPr>
        <w:t>UI/UX Issues:</w:t>
      </w:r>
      <w:r w:rsidRPr="0079397B">
        <w:rPr>
          <w:lang w:val="en-US"/>
        </w:rPr>
        <w:t xml:space="preserve"> 2 (Dashboard responsiveness, Report layout)</w:t>
      </w:r>
    </w:p>
    <w:p w14:paraId="6EBF6870" w14:textId="77777777" w:rsidR="00705DA5" w:rsidRPr="0079397B" w:rsidRDefault="00705DA5" w:rsidP="00F4186E">
      <w:pPr>
        <w:pStyle w:val="ListParagraph"/>
        <w:numPr>
          <w:ilvl w:val="0"/>
          <w:numId w:val="23"/>
        </w:numPr>
        <w:spacing w:line="360" w:lineRule="auto"/>
        <w:rPr>
          <w:lang w:val="en-US"/>
        </w:rPr>
      </w:pPr>
      <w:r w:rsidRPr="0079397B">
        <w:rPr>
          <w:b/>
          <w:bCs/>
          <w:lang w:val="en-US"/>
        </w:rPr>
        <w:t>Performance Issues:</w:t>
      </w:r>
      <w:r w:rsidRPr="0079397B">
        <w:rPr>
          <w:lang w:val="en-US"/>
        </w:rPr>
        <w:t xml:space="preserve"> 1 (Slow response in data retrieval)</w:t>
      </w:r>
    </w:p>
    <w:p w14:paraId="40167431" w14:textId="77777777" w:rsidR="00705DA5" w:rsidRPr="0079397B" w:rsidRDefault="00705DA5" w:rsidP="00F4186E">
      <w:pPr>
        <w:pStyle w:val="ListParagraph"/>
        <w:numPr>
          <w:ilvl w:val="0"/>
          <w:numId w:val="23"/>
        </w:numPr>
        <w:spacing w:line="360" w:lineRule="auto"/>
        <w:rPr>
          <w:lang w:val="en-US"/>
        </w:rPr>
      </w:pPr>
      <w:r w:rsidRPr="0079397B">
        <w:rPr>
          <w:b/>
          <w:bCs/>
          <w:lang w:val="en-US"/>
        </w:rPr>
        <w:t>Functionality Issues:</w:t>
      </w:r>
      <w:r w:rsidRPr="0079397B">
        <w:rPr>
          <w:lang w:val="en-US"/>
        </w:rPr>
        <w:t xml:space="preserve"> 3 (Incorrect scenario forecasting, User input validation errors, Graphs not rendering properly)</w:t>
      </w:r>
    </w:p>
    <w:p w14:paraId="38745E08" w14:textId="77777777" w:rsidR="00705DA5" w:rsidRPr="0079397B" w:rsidRDefault="00705DA5" w:rsidP="00F4186E">
      <w:pPr>
        <w:pStyle w:val="ListParagraph"/>
        <w:numPr>
          <w:ilvl w:val="0"/>
          <w:numId w:val="23"/>
        </w:numPr>
        <w:spacing w:line="360" w:lineRule="auto"/>
        <w:rPr>
          <w:lang w:val="en-US"/>
        </w:rPr>
      </w:pPr>
      <w:r w:rsidRPr="0079397B">
        <w:rPr>
          <w:b/>
          <w:bCs/>
          <w:lang w:val="en-US"/>
        </w:rPr>
        <w:t>Security Issues:</w:t>
      </w:r>
      <w:r w:rsidRPr="0079397B">
        <w:rPr>
          <w:lang w:val="en-US"/>
        </w:rPr>
        <w:t xml:space="preserve"> 1 (Access control vulnerability in admin panel)</w:t>
      </w:r>
    </w:p>
    <w:p w14:paraId="3B14C9E0" w14:textId="77777777" w:rsidR="00705DA5" w:rsidRPr="00705DA5" w:rsidRDefault="00705DA5" w:rsidP="00F4186E">
      <w:pPr>
        <w:spacing w:line="360" w:lineRule="auto"/>
        <w:ind w:left="720"/>
        <w:rPr>
          <w:lang w:val="en-US"/>
        </w:rPr>
      </w:pPr>
    </w:p>
    <w:p w14:paraId="64903264" w14:textId="77777777" w:rsidR="00705DA5" w:rsidRPr="00705DA5" w:rsidRDefault="00705DA5" w:rsidP="00F4186E">
      <w:pPr>
        <w:spacing w:line="360" w:lineRule="auto"/>
        <w:rPr>
          <w:b/>
          <w:bCs/>
          <w:lang w:val="en-US"/>
        </w:rPr>
      </w:pPr>
      <w:r w:rsidRPr="00705DA5">
        <w:rPr>
          <w:b/>
          <w:bCs/>
          <w:lang w:val="en-US"/>
        </w:rPr>
        <w:t>5.4.3 Test Findings &amp; Recommendations</w:t>
      </w:r>
    </w:p>
    <w:p w14:paraId="0AEA1E84" w14:textId="77777777" w:rsidR="00705DA5" w:rsidRPr="00705DA5" w:rsidRDefault="00705DA5" w:rsidP="00F4186E">
      <w:pPr>
        <w:numPr>
          <w:ilvl w:val="0"/>
          <w:numId w:val="18"/>
        </w:numPr>
        <w:spacing w:line="360" w:lineRule="auto"/>
        <w:rPr>
          <w:lang w:val="en-US"/>
        </w:rPr>
      </w:pPr>
      <w:r w:rsidRPr="00705DA5">
        <w:rPr>
          <w:lang w:val="en-US"/>
        </w:rPr>
        <w:t>Overall Performance: The system meets the functional requirements, but minor UI and performance optimizations are needed.</w:t>
      </w:r>
    </w:p>
    <w:p w14:paraId="52A16EEA" w14:textId="77777777" w:rsidR="00705DA5" w:rsidRPr="00705DA5" w:rsidRDefault="00705DA5" w:rsidP="00F4186E">
      <w:pPr>
        <w:numPr>
          <w:ilvl w:val="0"/>
          <w:numId w:val="18"/>
        </w:numPr>
        <w:spacing w:line="360" w:lineRule="auto"/>
        <w:rPr>
          <w:lang w:val="en-US"/>
        </w:rPr>
      </w:pPr>
      <w:r w:rsidRPr="00705DA5">
        <w:rPr>
          <w:lang w:val="en-US"/>
        </w:rPr>
        <w:t>Scenario Forecasting Accuracy: The WisRule algorithm performs well, but further testing with real-world energy datasets is recommended.</w:t>
      </w:r>
    </w:p>
    <w:p w14:paraId="1628F35B" w14:textId="77777777" w:rsidR="00705DA5" w:rsidRPr="00705DA5" w:rsidRDefault="00705DA5" w:rsidP="00F4186E">
      <w:pPr>
        <w:numPr>
          <w:ilvl w:val="0"/>
          <w:numId w:val="18"/>
        </w:numPr>
        <w:spacing w:line="360" w:lineRule="auto"/>
        <w:rPr>
          <w:lang w:val="en-US"/>
        </w:rPr>
      </w:pPr>
      <w:r w:rsidRPr="00705DA5">
        <w:rPr>
          <w:lang w:val="en-US"/>
        </w:rPr>
        <w:t>User Experience Enhancements: Improve navigation and report generation features for a more intuitive experience.</w:t>
      </w:r>
    </w:p>
    <w:p w14:paraId="3C0CB690" w14:textId="77777777" w:rsidR="00705DA5" w:rsidRPr="00705DA5" w:rsidRDefault="00705DA5" w:rsidP="00F4186E">
      <w:pPr>
        <w:numPr>
          <w:ilvl w:val="0"/>
          <w:numId w:val="18"/>
        </w:numPr>
        <w:spacing w:line="360" w:lineRule="auto"/>
        <w:rPr>
          <w:lang w:val="en-US"/>
        </w:rPr>
      </w:pPr>
      <w:r w:rsidRPr="00705DA5">
        <w:rPr>
          <w:lang w:val="en-US"/>
        </w:rPr>
        <w:t>System Security: Authentication and role-based access control passed all tests; however, additional penetration testing is suggested.</w:t>
      </w:r>
    </w:p>
    <w:p w14:paraId="4EC4773F" w14:textId="77777777" w:rsidR="00705DA5" w:rsidRPr="00705DA5" w:rsidRDefault="00705DA5" w:rsidP="00F4186E">
      <w:pPr>
        <w:numPr>
          <w:ilvl w:val="0"/>
          <w:numId w:val="18"/>
        </w:numPr>
        <w:spacing w:line="360" w:lineRule="auto"/>
        <w:rPr>
          <w:lang w:val="en-US"/>
        </w:rPr>
      </w:pPr>
      <w:r w:rsidRPr="00705DA5">
        <w:rPr>
          <w:lang w:val="en-US"/>
        </w:rPr>
        <w:lastRenderedPageBreak/>
        <w:t xml:space="preserve">Load Handling: </w:t>
      </w:r>
      <w:proofErr w:type="spellStart"/>
      <w:r w:rsidRPr="00705DA5">
        <w:rPr>
          <w:lang w:val="en-US"/>
        </w:rPr>
        <w:t>Streamlit</w:t>
      </w:r>
      <w:proofErr w:type="spellEnd"/>
      <w:r w:rsidRPr="00705DA5">
        <w:rPr>
          <w:lang w:val="en-US"/>
        </w:rPr>
        <w:t>-based dashboards handle moderate data loads well, but optimization is required for real-time data processing.</w:t>
      </w:r>
    </w:p>
    <w:p w14:paraId="3C82E173" w14:textId="77777777" w:rsidR="00705DA5" w:rsidRDefault="00705DA5" w:rsidP="00F4186E">
      <w:pPr>
        <w:spacing w:line="360" w:lineRule="auto"/>
        <w:rPr>
          <w:lang w:val="en-US"/>
        </w:rPr>
      </w:pPr>
    </w:p>
    <w:p w14:paraId="6EFAFAFF" w14:textId="2795E51A" w:rsidR="00705DA5" w:rsidRPr="00705DA5" w:rsidRDefault="00705DA5" w:rsidP="00F4186E">
      <w:pPr>
        <w:spacing w:line="360" w:lineRule="auto"/>
        <w:rPr>
          <w:b/>
          <w:bCs/>
          <w:lang w:val="en-US"/>
        </w:rPr>
      </w:pPr>
      <w:r w:rsidRPr="00705DA5">
        <w:rPr>
          <w:b/>
          <w:bCs/>
          <w:lang w:val="en-US"/>
        </w:rPr>
        <w:t>5.4.4 Conclusion</w:t>
      </w:r>
    </w:p>
    <w:p w14:paraId="2D7C07CB" w14:textId="77777777" w:rsidR="00705DA5" w:rsidRPr="00705DA5" w:rsidRDefault="00705DA5" w:rsidP="00F4186E">
      <w:pPr>
        <w:spacing w:line="360" w:lineRule="auto"/>
        <w:rPr>
          <w:lang w:val="en-US"/>
        </w:rPr>
      </w:pPr>
      <w:r w:rsidRPr="00705DA5">
        <w:rPr>
          <w:lang w:val="en-US"/>
        </w:rPr>
        <w:t>The IESA system successfully passed most tests, proving its capability in energy scenario analysis. With minor refinements in UI, performance, and usability, the system will be fully ready for deployment.</w:t>
      </w:r>
    </w:p>
    <w:p w14:paraId="6598F8CC" w14:textId="388D86CC" w:rsidR="000B5459" w:rsidRPr="009D3BD6" w:rsidRDefault="009D3BD6" w:rsidP="00F4186E">
      <w:pPr>
        <w:spacing w:line="360" w:lineRule="auto"/>
      </w:pPr>
      <w:r>
        <w:br w:type="page"/>
      </w:r>
    </w:p>
    <w:p w14:paraId="15CA5841" w14:textId="77777777" w:rsidR="00E15464" w:rsidRDefault="00E15464" w:rsidP="00F4186E">
      <w:pPr>
        <w:pStyle w:val="Style1"/>
        <w:spacing w:line="360" w:lineRule="auto"/>
        <w:rPr>
          <w:sz w:val="32"/>
          <w:szCs w:val="28"/>
        </w:rPr>
        <w:sectPr w:rsidR="00E15464" w:rsidSect="00E15464">
          <w:headerReference w:type="default" r:id="rId25"/>
          <w:type w:val="continuous"/>
          <w:pgSz w:w="11907" w:h="16839" w:code="9"/>
          <w:pgMar w:top="1440" w:right="1440" w:bottom="1440" w:left="2160" w:header="720" w:footer="720" w:gutter="0"/>
          <w:cols w:space="720"/>
          <w:docGrid w:linePitch="360"/>
        </w:sectPr>
      </w:pPr>
    </w:p>
    <w:p w14:paraId="60E16464" w14:textId="0DA455A5" w:rsidR="000B5459" w:rsidRPr="00C705B6" w:rsidRDefault="000B5459" w:rsidP="00F4186E">
      <w:pPr>
        <w:pStyle w:val="Style1"/>
        <w:spacing w:line="360" w:lineRule="auto"/>
        <w:rPr>
          <w:sz w:val="32"/>
          <w:szCs w:val="28"/>
        </w:rPr>
      </w:pPr>
      <w:r w:rsidRPr="00C705B6">
        <w:rPr>
          <w:sz w:val="32"/>
          <w:szCs w:val="28"/>
        </w:rPr>
        <w:lastRenderedPageBreak/>
        <w:t xml:space="preserve">Chapter </w:t>
      </w:r>
      <w:r>
        <w:rPr>
          <w:sz w:val="32"/>
          <w:szCs w:val="28"/>
        </w:rPr>
        <w:t>6</w:t>
      </w:r>
    </w:p>
    <w:p w14:paraId="41D548BD" w14:textId="59E4FBA0" w:rsidR="000B5459" w:rsidRPr="00C705B6" w:rsidRDefault="000B5459" w:rsidP="00F4186E">
      <w:pPr>
        <w:pStyle w:val="Heading1"/>
        <w:rPr>
          <w:i/>
        </w:rPr>
      </w:pPr>
      <w:bookmarkStart w:id="179" w:name="_Toc192884159"/>
      <w:r>
        <w:t>Conclusion</w:t>
      </w:r>
      <w:bookmarkEnd w:id="179"/>
    </w:p>
    <w:p w14:paraId="2E545088" w14:textId="6354678F" w:rsidR="000B5459" w:rsidRDefault="000B5459" w:rsidP="00F4186E">
      <w:pPr>
        <w:pStyle w:val="ListParagraph"/>
        <w:numPr>
          <w:ilvl w:val="1"/>
          <w:numId w:val="19"/>
        </w:numPr>
        <w:spacing w:line="360" w:lineRule="auto"/>
        <w:jc w:val="both"/>
        <w:outlineLvl w:val="1"/>
      </w:pPr>
      <w:bookmarkStart w:id="180" w:name="_Toc192884160"/>
      <w:r w:rsidRPr="000B5459">
        <w:rPr>
          <w:b/>
          <w:color w:val="000000" w:themeColor="text1"/>
        </w:rPr>
        <w:t>Introduction</w:t>
      </w:r>
      <w:bookmarkEnd w:id="180"/>
    </w:p>
    <w:p w14:paraId="5D72EF36" w14:textId="77777777" w:rsidR="008D1040" w:rsidRPr="008D1040" w:rsidRDefault="008D1040" w:rsidP="00F4186E">
      <w:pPr>
        <w:spacing w:line="360" w:lineRule="auto"/>
        <w:rPr>
          <w:lang w:val="en-US"/>
        </w:rPr>
      </w:pPr>
      <w:r w:rsidRPr="008D1040">
        <w:rPr>
          <w:lang w:val="en-US"/>
        </w:rPr>
        <w:t>The Intelligent Energy Scenario Analysis (IESA) system was developed to address the growing challenges of energy management by utilizing AI-driven insights and predictive analytics. The project successfully integrates WisRule, Linear Regression, and K-Means Clustering to analyze historical energy data, predict future consumption, and optimize energy efficiency.</w:t>
      </w:r>
    </w:p>
    <w:p w14:paraId="1D4FC85B" w14:textId="77777777" w:rsidR="008D1040" w:rsidRPr="008D1040" w:rsidRDefault="008D1040" w:rsidP="00F4186E">
      <w:pPr>
        <w:spacing w:line="360" w:lineRule="auto"/>
        <w:rPr>
          <w:lang w:val="en-US"/>
        </w:rPr>
      </w:pPr>
      <w:r w:rsidRPr="008D1040">
        <w:rPr>
          <w:lang w:val="en-US"/>
        </w:rPr>
        <w:t xml:space="preserve">Through the </w:t>
      </w:r>
      <w:proofErr w:type="spellStart"/>
      <w:r w:rsidRPr="008D1040">
        <w:rPr>
          <w:lang w:val="en-US"/>
        </w:rPr>
        <w:t>Streamlit</w:t>
      </w:r>
      <w:proofErr w:type="spellEnd"/>
      <w:r w:rsidRPr="008D1040">
        <w:rPr>
          <w:lang w:val="en-US"/>
        </w:rPr>
        <w:t xml:space="preserve"> dashboard, users can interact with multiple energy scenarios, compare energy consumption patterns, and make informed decisions. The system provides data visualization, forecasting, and scenario modeling, enabling energy planners, IT administrators, and data analysts to enhance sustainability and cost efficiency.</w:t>
      </w:r>
    </w:p>
    <w:p w14:paraId="18C60774" w14:textId="77777777" w:rsidR="008D1040" w:rsidRPr="008D1040" w:rsidRDefault="008D1040" w:rsidP="00F4186E">
      <w:pPr>
        <w:spacing w:line="360" w:lineRule="auto"/>
        <w:rPr>
          <w:lang w:val="en-US"/>
        </w:rPr>
      </w:pPr>
      <w:r w:rsidRPr="008D1040">
        <w:rPr>
          <w:lang w:val="en-US"/>
        </w:rPr>
        <w:t>By leveraging MS SQL Server for data storage and Python-based machine learning techniques, the IESA system provides a scalable and efficient energy analytics solution. The project has successfully met its core objectives, including:</w:t>
      </w:r>
    </w:p>
    <w:p w14:paraId="0018B00E" w14:textId="77777777" w:rsidR="008D1040" w:rsidRPr="008D1040" w:rsidRDefault="008D1040" w:rsidP="00F4186E">
      <w:pPr>
        <w:numPr>
          <w:ilvl w:val="0"/>
          <w:numId w:val="20"/>
        </w:numPr>
        <w:spacing w:line="360" w:lineRule="auto"/>
        <w:rPr>
          <w:lang w:val="en-US"/>
        </w:rPr>
      </w:pPr>
      <w:r w:rsidRPr="008D1040">
        <w:rPr>
          <w:lang w:val="en-US"/>
        </w:rPr>
        <w:t>Implementing WisRule-based predictive modeling</w:t>
      </w:r>
    </w:p>
    <w:p w14:paraId="4E26C46E" w14:textId="77777777" w:rsidR="008D1040" w:rsidRPr="008D1040" w:rsidRDefault="008D1040" w:rsidP="00F4186E">
      <w:pPr>
        <w:numPr>
          <w:ilvl w:val="0"/>
          <w:numId w:val="20"/>
        </w:numPr>
        <w:spacing w:line="360" w:lineRule="auto"/>
        <w:rPr>
          <w:lang w:val="en-US"/>
        </w:rPr>
      </w:pPr>
      <w:r w:rsidRPr="008D1040">
        <w:rPr>
          <w:lang w:val="en-US"/>
        </w:rPr>
        <w:t>Developing an interactive dashboard for scenario-based analysis</w:t>
      </w:r>
    </w:p>
    <w:p w14:paraId="404A8468" w14:textId="77777777" w:rsidR="008D1040" w:rsidRPr="008D1040" w:rsidRDefault="008D1040" w:rsidP="00F4186E">
      <w:pPr>
        <w:numPr>
          <w:ilvl w:val="0"/>
          <w:numId w:val="20"/>
        </w:numPr>
        <w:spacing w:line="360" w:lineRule="auto"/>
        <w:rPr>
          <w:lang w:val="en-US"/>
        </w:rPr>
      </w:pPr>
      <w:r w:rsidRPr="008D1040">
        <w:rPr>
          <w:lang w:val="en-US"/>
        </w:rPr>
        <w:t>Analyzing country-level energy trends to inform decision-making</w:t>
      </w:r>
    </w:p>
    <w:p w14:paraId="05C66619" w14:textId="77777777" w:rsidR="008D1040" w:rsidRPr="008D1040" w:rsidRDefault="008D1040" w:rsidP="00F4186E">
      <w:pPr>
        <w:numPr>
          <w:ilvl w:val="0"/>
          <w:numId w:val="20"/>
        </w:numPr>
        <w:spacing w:line="360" w:lineRule="auto"/>
        <w:rPr>
          <w:lang w:val="en-US"/>
        </w:rPr>
      </w:pPr>
      <w:r w:rsidRPr="008D1040">
        <w:rPr>
          <w:lang w:val="en-US"/>
        </w:rPr>
        <w:t>Designing a scalable and future-proof energy management system</w:t>
      </w:r>
    </w:p>
    <w:p w14:paraId="2192AB20" w14:textId="77777777" w:rsidR="008D1040" w:rsidRPr="008D1040" w:rsidRDefault="008D1040" w:rsidP="00F4186E">
      <w:pPr>
        <w:spacing w:line="360" w:lineRule="auto"/>
        <w:rPr>
          <w:lang w:val="en-US"/>
        </w:rPr>
      </w:pPr>
    </w:p>
    <w:p w14:paraId="7BD9CE1A" w14:textId="7240232F" w:rsidR="008D1040" w:rsidRPr="008D1040" w:rsidRDefault="008D1040" w:rsidP="00F4186E">
      <w:pPr>
        <w:spacing w:line="360" w:lineRule="auto"/>
        <w:rPr>
          <w:b/>
          <w:bCs/>
          <w:lang w:val="en-US"/>
        </w:rPr>
      </w:pPr>
      <w:r w:rsidRPr="008D1040">
        <w:rPr>
          <w:b/>
          <w:bCs/>
          <w:lang w:val="en-US"/>
        </w:rPr>
        <w:t>6.2 Future Work</w:t>
      </w:r>
    </w:p>
    <w:p w14:paraId="6DC4BC65" w14:textId="77777777" w:rsidR="008D1040" w:rsidRPr="008D1040" w:rsidRDefault="008D1040" w:rsidP="00F4186E">
      <w:pPr>
        <w:spacing w:line="360" w:lineRule="auto"/>
        <w:rPr>
          <w:lang w:val="en-US"/>
        </w:rPr>
      </w:pPr>
      <w:r w:rsidRPr="008D1040">
        <w:rPr>
          <w:lang w:val="en-US"/>
        </w:rPr>
        <w:t>Although the IESA system provides comprehensive energy insights, there are several areas where the project can be enhanced in future iterations:</w:t>
      </w:r>
    </w:p>
    <w:p w14:paraId="51A9D5BF" w14:textId="77777777" w:rsidR="008D1040" w:rsidRPr="008D1040" w:rsidRDefault="008D1040" w:rsidP="00F4186E">
      <w:pPr>
        <w:spacing w:line="360" w:lineRule="auto"/>
        <w:rPr>
          <w:lang w:val="en-US"/>
        </w:rPr>
      </w:pPr>
    </w:p>
    <w:p w14:paraId="2F7C5FC2" w14:textId="77777777" w:rsidR="008D1040" w:rsidRPr="008D1040" w:rsidRDefault="008D1040" w:rsidP="00F4186E">
      <w:pPr>
        <w:numPr>
          <w:ilvl w:val="0"/>
          <w:numId w:val="21"/>
        </w:numPr>
        <w:spacing w:line="360" w:lineRule="auto"/>
        <w:rPr>
          <w:lang w:val="en-US"/>
        </w:rPr>
      </w:pPr>
      <w:r w:rsidRPr="008D1040">
        <w:rPr>
          <w:b/>
          <w:bCs/>
          <w:lang w:val="en-US"/>
        </w:rPr>
        <w:t>Integration of Additional AI/ML Algorithms</w:t>
      </w:r>
    </w:p>
    <w:p w14:paraId="51727310" w14:textId="77777777" w:rsidR="008D1040" w:rsidRPr="008D1040" w:rsidRDefault="008D1040" w:rsidP="00F4186E">
      <w:pPr>
        <w:numPr>
          <w:ilvl w:val="1"/>
          <w:numId w:val="21"/>
        </w:numPr>
        <w:spacing w:line="360" w:lineRule="auto"/>
        <w:rPr>
          <w:lang w:val="en-US"/>
        </w:rPr>
      </w:pPr>
      <w:r w:rsidRPr="008D1040">
        <w:rPr>
          <w:lang w:val="en-US"/>
        </w:rPr>
        <w:t>Testing Deep Learning techniques (e.g., LSTMs, Random Forest) to compare performance with WisRule.</w:t>
      </w:r>
    </w:p>
    <w:p w14:paraId="2EB501A2" w14:textId="77777777" w:rsidR="008D1040" w:rsidRPr="008D1040" w:rsidRDefault="008D1040" w:rsidP="00F4186E">
      <w:pPr>
        <w:numPr>
          <w:ilvl w:val="1"/>
          <w:numId w:val="21"/>
        </w:numPr>
        <w:spacing w:line="360" w:lineRule="auto"/>
        <w:rPr>
          <w:lang w:val="en-US"/>
        </w:rPr>
      </w:pPr>
      <w:r w:rsidRPr="008D1040">
        <w:rPr>
          <w:lang w:val="en-US"/>
        </w:rPr>
        <w:t>Implementing Hybrid Models that combine multiple techniques for improved accuracy.</w:t>
      </w:r>
    </w:p>
    <w:p w14:paraId="710C6F01" w14:textId="77777777" w:rsidR="008D1040" w:rsidRPr="008D1040" w:rsidRDefault="008D1040" w:rsidP="00F4186E">
      <w:pPr>
        <w:numPr>
          <w:ilvl w:val="0"/>
          <w:numId w:val="21"/>
        </w:numPr>
        <w:spacing w:line="360" w:lineRule="auto"/>
        <w:rPr>
          <w:lang w:val="en-US"/>
        </w:rPr>
      </w:pPr>
      <w:r w:rsidRPr="008D1040">
        <w:rPr>
          <w:b/>
          <w:bCs/>
          <w:lang w:val="en-US"/>
        </w:rPr>
        <w:lastRenderedPageBreak/>
        <w:t>Real-Time Data Integration</w:t>
      </w:r>
    </w:p>
    <w:p w14:paraId="050B5A53" w14:textId="77777777" w:rsidR="008D1040" w:rsidRPr="008D1040" w:rsidRDefault="008D1040" w:rsidP="00F4186E">
      <w:pPr>
        <w:numPr>
          <w:ilvl w:val="1"/>
          <w:numId w:val="21"/>
        </w:numPr>
        <w:spacing w:line="360" w:lineRule="auto"/>
        <w:rPr>
          <w:lang w:val="en-US"/>
        </w:rPr>
      </w:pPr>
      <w:r w:rsidRPr="008D1040">
        <w:rPr>
          <w:lang w:val="en-US"/>
        </w:rPr>
        <w:t>Connecting to live energy data sources via APIs to make real-time forecasts.</w:t>
      </w:r>
    </w:p>
    <w:p w14:paraId="1F94D76E" w14:textId="77777777" w:rsidR="008D1040" w:rsidRPr="008D1040" w:rsidRDefault="008D1040" w:rsidP="00F4186E">
      <w:pPr>
        <w:numPr>
          <w:ilvl w:val="1"/>
          <w:numId w:val="21"/>
        </w:numPr>
        <w:spacing w:line="360" w:lineRule="auto"/>
        <w:rPr>
          <w:lang w:val="en-US"/>
        </w:rPr>
      </w:pPr>
      <w:r w:rsidRPr="008D1040">
        <w:rPr>
          <w:lang w:val="en-US"/>
        </w:rPr>
        <w:t>Automating data ingestion from government energy databases.</w:t>
      </w:r>
    </w:p>
    <w:p w14:paraId="2C19500F" w14:textId="77777777" w:rsidR="008D1040" w:rsidRPr="008D1040" w:rsidRDefault="008D1040" w:rsidP="00F4186E">
      <w:pPr>
        <w:numPr>
          <w:ilvl w:val="0"/>
          <w:numId w:val="21"/>
        </w:numPr>
        <w:spacing w:line="360" w:lineRule="auto"/>
        <w:rPr>
          <w:lang w:val="en-US"/>
        </w:rPr>
      </w:pPr>
      <w:r w:rsidRPr="008D1040">
        <w:rPr>
          <w:b/>
          <w:bCs/>
          <w:lang w:val="en-US"/>
        </w:rPr>
        <w:t>Enhanced User Experience</w:t>
      </w:r>
    </w:p>
    <w:p w14:paraId="622112A8" w14:textId="77777777" w:rsidR="008D1040" w:rsidRPr="008D1040" w:rsidRDefault="008D1040" w:rsidP="00F4186E">
      <w:pPr>
        <w:numPr>
          <w:ilvl w:val="1"/>
          <w:numId w:val="21"/>
        </w:numPr>
        <w:spacing w:line="360" w:lineRule="auto"/>
        <w:rPr>
          <w:lang w:val="en-US"/>
        </w:rPr>
      </w:pPr>
      <w:r w:rsidRPr="008D1040">
        <w:rPr>
          <w:lang w:val="en-US"/>
        </w:rPr>
        <w:t>Expanding dashboard functionalities, including custom filters and real-time scenario adjustments.</w:t>
      </w:r>
    </w:p>
    <w:p w14:paraId="29D5B49D" w14:textId="77777777" w:rsidR="008D1040" w:rsidRPr="008D1040" w:rsidRDefault="008D1040" w:rsidP="00F4186E">
      <w:pPr>
        <w:numPr>
          <w:ilvl w:val="1"/>
          <w:numId w:val="21"/>
        </w:numPr>
        <w:spacing w:line="360" w:lineRule="auto"/>
        <w:rPr>
          <w:lang w:val="en-US"/>
        </w:rPr>
      </w:pPr>
      <w:r w:rsidRPr="008D1040">
        <w:rPr>
          <w:lang w:val="en-US"/>
        </w:rPr>
        <w:t>Adding user accounts and role-based access control for better security.</w:t>
      </w:r>
    </w:p>
    <w:p w14:paraId="067EAF00" w14:textId="77777777" w:rsidR="008D1040" w:rsidRPr="008D1040" w:rsidRDefault="008D1040" w:rsidP="00F4186E">
      <w:pPr>
        <w:numPr>
          <w:ilvl w:val="0"/>
          <w:numId w:val="21"/>
        </w:numPr>
        <w:spacing w:line="360" w:lineRule="auto"/>
        <w:rPr>
          <w:lang w:val="en-US"/>
        </w:rPr>
      </w:pPr>
      <w:r w:rsidRPr="008D1040">
        <w:rPr>
          <w:b/>
          <w:bCs/>
          <w:lang w:val="en-US"/>
        </w:rPr>
        <w:t>Scalability &amp; Cloud Deployment</w:t>
      </w:r>
    </w:p>
    <w:p w14:paraId="450C3CCF" w14:textId="77777777" w:rsidR="008D1040" w:rsidRPr="008D1040" w:rsidRDefault="008D1040" w:rsidP="00F4186E">
      <w:pPr>
        <w:numPr>
          <w:ilvl w:val="1"/>
          <w:numId w:val="21"/>
        </w:numPr>
        <w:spacing w:line="360" w:lineRule="auto"/>
        <w:rPr>
          <w:lang w:val="en-US"/>
        </w:rPr>
      </w:pPr>
      <w:r w:rsidRPr="008D1040">
        <w:rPr>
          <w:lang w:val="en-US"/>
        </w:rPr>
        <w:t>Deploying the system on cloud platforms (AWS, Azure) for scalability.</w:t>
      </w:r>
    </w:p>
    <w:p w14:paraId="0185B8AE" w14:textId="77777777" w:rsidR="008D1040" w:rsidRPr="008D1040" w:rsidRDefault="008D1040" w:rsidP="00F4186E">
      <w:pPr>
        <w:numPr>
          <w:ilvl w:val="1"/>
          <w:numId w:val="21"/>
        </w:numPr>
        <w:spacing w:line="360" w:lineRule="auto"/>
        <w:rPr>
          <w:lang w:val="en-US"/>
        </w:rPr>
      </w:pPr>
      <w:r w:rsidRPr="008D1040">
        <w:rPr>
          <w:lang w:val="en-US"/>
        </w:rPr>
        <w:t>Implementing distributed computing techniques for handling big energy datasets.</w:t>
      </w:r>
    </w:p>
    <w:p w14:paraId="020A98C5" w14:textId="77777777" w:rsidR="008D1040" w:rsidRPr="008D1040" w:rsidRDefault="008D1040" w:rsidP="00F4186E">
      <w:pPr>
        <w:numPr>
          <w:ilvl w:val="0"/>
          <w:numId w:val="21"/>
        </w:numPr>
        <w:spacing w:line="360" w:lineRule="auto"/>
        <w:rPr>
          <w:lang w:val="en-US"/>
        </w:rPr>
      </w:pPr>
      <w:r w:rsidRPr="008D1040">
        <w:rPr>
          <w:b/>
          <w:bCs/>
          <w:lang w:val="en-US"/>
        </w:rPr>
        <w:t>Multi</w:t>
      </w:r>
      <w:r w:rsidRPr="008D1040">
        <w:rPr>
          <w:lang w:val="en-US"/>
        </w:rPr>
        <w:t>-</w:t>
      </w:r>
      <w:r w:rsidRPr="008D1040">
        <w:rPr>
          <w:b/>
          <w:bCs/>
          <w:lang w:val="en-US"/>
        </w:rPr>
        <w:t>Country Expansion</w:t>
      </w:r>
    </w:p>
    <w:p w14:paraId="6B9381D3" w14:textId="77777777" w:rsidR="008D1040" w:rsidRPr="008D1040" w:rsidRDefault="008D1040" w:rsidP="00F4186E">
      <w:pPr>
        <w:numPr>
          <w:ilvl w:val="1"/>
          <w:numId w:val="21"/>
        </w:numPr>
        <w:spacing w:line="360" w:lineRule="auto"/>
        <w:rPr>
          <w:lang w:val="en-US"/>
        </w:rPr>
      </w:pPr>
      <w:r w:rsidRPr="008D1040">
        <w:rPr>
          <w:lang w:val="en-US"/>
        </w:rPr>
        <w:t>Adapting the system for energy planning in other countries by integrating regional datasets.</w:t>
      </w:r>
    </w:p>
    <w:p w14:paraId="14E87333" w14:textId="77777777" w:rsidR="008D1040" w:rsidRPr="008D1040" w:rsidRDefault="008D1040" w:rsidP="00F4186E">
      <w:pPr>
        <w:numPr>
          <w:ilvl w:val="1"/>
          <w:numId w:val="21"/>
        </w:numPr>
        <w:spacing w:line="360" w:lineRule="auto"/>
        <w:rPr>
          <w:lang w:val="en-US"/>
        </w:rPr>
      </w:pPr>
      <w:r w:rsidRPr="008D1040">
        <w:rPr>
          <w:lang w:val="en-US"/>
        </w:rPr>
        <w:t>Incorporating climate impact factors to improve long-term energy forecasting.</w:t>
      </w:r>
    </w:p>
    <w:p w14:paraId="34983A47" w14:textId="77777777" w:rsidR="008D1040" w:rsidRPr="008D1040" w:rsidRDefault="008D1040" w:rsidP="00F4186E">
      <w:pPr>
        <w:numPr>
          <w:ilvl w:val="0"/>
          <w:numId w:val="21"/>
        </w:numPr>
        <w:spacing w:line="360" w:lineRule="auto"/>
        <w:rPr>
          <w:lang w:val="en-US"/>
        </w:rPr>
      </w:pPr>
      <w:r w:rsidRPr="008D1040">
        <w:rPr>
          <w:b/>
          <w:bCs/>
          <w:lang w:val="en-US"/>
        </w:rPr>
        <w:t>Decision Support System (DSS) Integration</w:t>
      </w:r>
    </w:p>
    <w:p w14:paraId="4F008BF6" w14:textId="77777777" w:rsidR="008D1040" w:rsidRPr="008D1040" w:rsidRDefault="008D1040" w:rsidP="00F4186E">
      <w:pPr>
        <w:numPr>
          <w:ilvl w:val="1"/>
          <w:numId w:val="21"/>
        </w:numPr>
        <w:spacing w:line="360" w:lineRule="auto"/>
        <w:rPr>
          <w:lang w:val="en-US"/>
        </w:rPr>
      </w:pPr>
      <w:r w:rsidRPr="008D1040">
        <w:rPr>
          <w:lang w:val="en-US"/>
        </w:rPr>
        <w:t>Enhancing the system into a full-scale Decision Support System for policy makers.</w:t>
      </w:r>
    </w:p>
    <w:p w14:paraId="630631DC" w14:textId="77777777" w:rsidR="008D1040" w:rsidRPr="008D1040" w:rsidRDefault="008D1040" w:rsidP="00F4186E">
      <w:pPr>
        <w:numPr>
          <w:ilvl w:val="1"/>
          <w:numId w:val="21"/>
        </w:numPr>
        <w:spacing w:line="360" w:lineRule="auto"/>
        <w:rPr>
          <w:lang w:val="en-US"/>
        </w:rPr>
      </w:pPr>
      <w:r w:rsidRPr="008D1040">
        <w:rPr>
          <w:lang w:val="en-US"/>
        </w:rPr>
        <w:t>Introducing automated report generation with actionable recommendations.</w:t>
      </w:r>
    </w:p>
    <w:p w14:paraId="13238A52" w14:textId="77777777" w:rsidR="008D1040" w:rsidRDefault="008D1040" w:rsidP="00F4186E">
      <w:pPr>
        <w:spacing w:line="360" w:lineRule="auto"/>
        <w:rPr>
          <w:lang w:val="en-US"/>
        </w:rPr>
      </w:pPr>
    </w:p>
    <w:p w14:paraId="2A513FD5" w14:textId="629F44E9" w:rsidR="008D1040" w:rsidRPr="008D1040" w:rsidRDefault="008D1040" w:rsidP="00F4186E">
      <w:pPr>
        <w:spacing w:line="360" w:lineRule="auto"/>
        <w:rPr>
          <w:b/>
          <w:bCs/>
          <w:lang w:val="en-US"/>
        </w:rPr>
      </w:pPr>
      <w:r w:rsidRPr="008D1040">
        <w:rPr>
          <w:b/>
          <w:bCs/>
          <w:lang w:val="en-US"/>
        </w:rPr>
        <w:t>6.3 Final Thoughts</w:t>
      </w:r>
    </w:p>
    <w:p w14:paraId="0A0A86F4" w14:textId="77777777" w:rsidR="008D1040" w:rsidRPr="008D1040" w:rsidRDefault="008D1040" w:rsidP="00F4186E">
      <w:pPr>
        <w:spacing w:line="360" w:lineRule="auto"/>
        <w:rPr>
          <w:lang w:val="en-US"/>
        </w:rPr>
      </w:pPr>
      <w:r w:rsidRPr="008D1040">
        <w:rPr>
          <w:lang w:val="en-US"/>
        </w:rPr>
        <w:t>The IESA system provides a cutting-edge solution for energy management by combining data science, AI, and scenario-based analysis. With future enhancements, the system can become a leading energy forecasting tool for governments, industries, and researchers. The successful implementation of WisRule, alongside other ML models, has demonstrated the potential of AI-driven energy analytics.</w:t>
      </w:r>
    </w:p>
    <w:p w14:paraId="50E7F770" w14:textId="77777777" w:rsidR="008D1040" w:rsidRPr="008D1040" w:rsidRDefault="008D1040" w:rsidP="00F4186E">
      <w:pPr>
        <w:spacing w:line="360" w:lineRule="auto"/>
        <w:rPr>
          <w:lang w:val="en-US"/>
        </w:rPr>
      </w:pPr>
      <w:r w:rsidRPr="008D1040">
        <w:rPr>
          <w:lang w:val="en-US"/>
        </w:rPr>
        <w:t>As energy challenges continue to evolve, IESA will serve as a foundation for future AI-powered solutions, driving sustainability and efficiency in energy planning.</w:t>
      </w:r>
    </w:p>
    <w:p w14:paraId="77B3C51A" w14:textId="77777777" w:rsidR="000B5459" w:rsidRDefault="000B5459" w:rsidP="00F4186E">
      <w:pPr>
        <w:spacing w:line="360" w:lineRule="auto"/>
        <w:rPr>
          <w:sz w:val="32"/>
          <w:szCs w:val="32"/>
        </w:rPr>
      </w:pPr>
      <w:r>
        <w:rPr>
          <w:sz w:val="32"/>
          <w:szCs w:val="32"/>
        </w:rPr>
        <w:br w:type="page"/>
      </w:r>
    </w:p>
    <w:p w14:paraId="5EB0350C" w14:textId="77777777" w:rsidR="004E5F05" w:rsidRDefault="004E5F05" w:rsidP="00F4186E">
      <w:pPr>
        <w:pStyle w:val="NoSpacing"/>
        <w:spacing w:line="360" w:lineRule="auto"/>
        <w:rPr>
          <w:sz w:val="32"/>
          <w:szCs w:val="32"/>
        </w:rPr>
        <w:sectPr w:rsidR="004E5F05" w:rsidSect="00E15464">
          <w:headerReference w:type="default" r:id="rId26"/>
          <w:type w:val="continuous"/>
          <w:pgSz w:w="11907" w:h="16839" w:code="9"/>
          <w:pgMar w:top="1440" w:right="1440" w:bottom="1440" w:left="2160" w:header="720" w:footer="720" w:gutter="0"/>
          <w:cols w:space="720"/>
          <w:docGrid w:linePitch="360"/>
        </w:sectPr>
      </w:pPr>
    </w:p>
    <w:p w14:paraId="471C4583" w14:textId="77777777" w:rsidR="00AE5887" w:rsidRDefault="00AE5887" w:rsidP="00F4186E">
      <w:pPr>
        <w:pStyle w:val="NoSpacing"/>
        <w:spacing w:line="360" w:lineRule="auto"/>
        <w:rPr>
          <w:sz w:val="32"/>
          <w:szCs w:val="32"/>
        </w:rPr>
      </w:pPr>
    </w:p>
    <w:bookmarkStart w:id="181" w:name="_Toc192884161" w:displacedByCustomXml="next"/>
    <w:sdt>
      <w:sdtPr>
        <w:rPr>
          <w:b w:val="0"/>
          <w:bCs w:val="0"/>
          <w:i/>
          <w:iCs w:val="0"/>
          <w:sz w:val="24"/>
          <w:szCs w:val="24"/>
        </w:rPr>
        <w:id w:val="-757215531"/>
        <w:docPartObj>
          <w:docPartGallery w:val="Bibliographies"/>
          <w:docPartUnique/>
        </w:docPartObj>
      </w:sdtPr>
      <w:sdtEndPr>
        <w:rPr>
          <w:i w:val="0"/>
        </w:rPr>
      </w:sdtEndPr>
      <w:sdtContent>
        <w:p w14:paraId="19B272D9" w14:textId="5561F80E" w:rsidR="0073035D" w:rsidRDefault="0073035D" w:rsidP="00F4186E">
          <w:pPr>
            <w:pStyle w:val="Heading1"/>
          </w:pPr>
          <w:r>
            <w:t>Bibliography</w:t>
          </w:r>
          <w:bookmarkEnd w:id="181"/>
        </w:p>
        <w:sdt>
          <w:sdtPr>
            <w:id w:val="111145805"/>
            <w:bibliography/>
          </w:sdtPr>
          <w:sdtContent>
            <w:p w14:paraId="0FB55A39" w14:textId="77777777" w:rsidR="0073035D" w:rsidRDefault="0073035D" w:rsidP="00F4186E">
              <w:pPr>
                <w:spacing w:line="360" w:lineRule="auto"/>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2"/>
              </w:tblGrid>
              <w:tr w:rsidR="0073035D" w14:paraId="7A57D4BB" w14:textId="77777777">
                <w:trPr>
                  <w:divId w:val="1204711340"/>
                  <w:tblCellSpacing w:w="15" w:type="dxa"/>
                </w:trPr>
                <w:tc>
                  <w:tcPr>
                    <w:tcW w:w="50" w:type="pct"/>
                    <w:hideMark/>
                  </w:tcPr>
                  <w:p w14:paraId="38EA36D4" w14:textId="45274CAD" w:rsidR="0073035D" w:rsidRDefault="0073035D" w:rsidP="00F4186E">
                    <w:pPr>
                      <w:pStyle w:val="Bibliography"/>
                      <w:spacing w:line="360" w:lineRule="auto"/>
                      <w:rPr>
                        <w:noProof/>
                      </w:rPr>
                    </w:pPr>
                    <w:r>
                      <w:rPr>
                        <w:noProof/>
                      </w:rPr>
                      <w:t xml:space="preserve">[1] </w:t>
                    </w:r>
                  </w:p>
                </w:tc>
                <w:tc>
                  <w:tcPr>
                    <w:tcW w:w="0" w:type="auto"/>
                    <w:hideMark/>
                  </w:tcPr>
                  <w:p w14:paraId="0C462721" w14:textId="77777777" w:rsidR="0073035D" w:rsidRDefault="0073035D" w:rsidP="00F4186E">
                    <w:pPr>
                      <w:pStyle w:val="Bibliography"/>
                      <w:spacing w:line="360" w:lineRule="auto"/>
                      <w:rPr>
                        <w:noProof/>
                      </w:rPr>
                    </w:pPr>
                    <w:r>
                      <w:rPr>
                        <w:noProof/>
                      </w:rPr>
                      <w:t>M. S. Khan, july 2022. [Online]. Available: https://scholar.google.com/citations?user=QgPimSQAAAAJ&amp;hl=en. [Accessed December 2024].</w:t>
                    </w:r>
                  </w:p>
                </w:tc>
              </w:tr>
              <w:tr w:rsidR="0073035D" w14:paraId="76D7015A" w14:textId="77777777">
                <w:trPr>
                  <w:divId w:val="1204711340"/>
                  <w:tblCellSpacing w:w="15" w:type="dxa"/>
                </w:trPr>
                <w:tc>
                  <w:tcPr>
                    <w:tcW w:w="50" w:type="pct"/>
                    <w:hideMark/>
                  </w:tcPr>
                  <w:p w14:paraId="16890F89" w14:textId="77777777" w:rsidR="0073035D" w:rsidRDefault="0073035D" w:rsidP="00F4186E">
                    <w:pPr>
                      <w:pStyle w:val="Bibliography"/>
                      <w:spacing w:line="360" w:lineRule="auto"/>
                      <w:rPr>
                        <w:noProof/>
                      </w:rPr>
                    </w:pPr>
                    <w:r>
                      <w:rPr>
                        <w:noProof/>
                      </w:rPr>
                      <w:t xml:space="preserve">[2] </w:t>
                    </w:r>
                  </w:p>
                </w:tc>
                <w:tc>
                  <w:tcPr>
                    <w:tcW w:w="0" w:type="auto"/>
                    <w:hideMark/>
                  </w:tcPr>
                  <w:p w14:paraId="2325A927" w14:textId="77777777" w:rsidR="0073035D" w:rsidRDefault="0073035D" w:rsidP="00F4186E">
                    <w:pPr>
                      <w:pStyle w:val="Bibliography"/>
                      <w:spacing w:line="360" w:lineRule="auto"/>
                      <w:rPr>
                        <w:noProof/>
                      </w:rPr>
                    </w:pPr>
                    <w:r>
                      <w:rPr>
                        <w:noProof/>
                      </w:rPr>
                      <w:t xml:space="preserve">M. H. Kutner, C. J. Nachtsheim and J. Neter, Applied Linear Regression Model, McGraw-Hill/Irwin, 2004. </w:t>
                    </w:r>
                  </w:p>
                </w:tc>
              </w:tr>
              <w:tr w:rsidR="0073035D" w14:paraId="07DC93EA" w14:textId="77777777">
                <w:trPr>
                  <w:divId w:val="1204711340"/>
                  <w:tblCellSpacing w:w="15" w:type="dxa"/>
                </w:trPr>
                <w:tc>
                  <w:tcPr>
                    <w:tcW w:w="50" w:type="pct"/>
                    <w:hideMark/>
                  </w:tcPr>
                  <w:p w14:paraId="315BBEC6" w14:textId="77777777" w:rsidR="0073035D" w:rsidRDefault="0073035D" w:rsidP="00F4186E">
                    <w:pPr>
                      <w:pStyle w:val="Bibliography"/>
                      <w:spacing w:line="360" w:lineRule="auto"/>
                      <w:rPr>
                        <w:noProof/>
                      </w:rPr>
                    </w:pPr>
                    <w:r>
                      <w:rPr>
                        <w:noProof/>
                      </w:rPr>
                      <w:t xml:space="preserve">[3] </w:t>
                    </w:r>
                  </w:p>
                </w:tc>
                <w:tc>
                  <w:tcPr>
                    <w:tcW w:w="0" w:type="auto"/>
                    <w:hideMark/>
                  </w:tcPr>
                  <w:p w14:paraId="27B28D1F" w14:textId="77777777" w:rsidR="0073035D" w:rsidRDefault="0073035D" w:rsidP="00F4186E">
                    <w:pPr>
                      <w:pStyle w:val="Bibliography"/>
                      <w:spacing w:line="360" w:lineRule="auto"/>
                      <w:rPr>
                        <w:noProof/>
                      </w:rPr>
                    </w:pPr>
                    <w:r>
                      <w:rPr>
                        <w:noProof/>
                      </w:rPr>
                      <w:t xml:space="preserve">G. James, D. Witten, T. Hastie and R. Tibshirani, An Introduction to Statistical Learning: With Applications in R, Springer, 2013. </w:t>
                    </w:r>
                  </w:p>
                </w:tc>
              </w:tr>
              <w:tr w:rsidR="0073035D" w14:paraId="29C3D22C" w14:textId="77777777">
                <w:trPr>
                  <w:divId w:val="1204711340"/>
                  <w:tblCellSpacing w:w="15" w:type="dxa"/>
                </w:trPr>
                <w:tc>
                  <w:tcPr>
                    <w:tcW w:w="50" w:type="pct"/>
                    <w:hideMark/>
                  </w:tcPr>
                  <w:p w14:paraId="34232D95" w14:textId="77777777" w:rsidR="0073035D" w:rsidRDefault="0073035D" w:rsidP="00F4186E">
                    <w:pPr>
                      <w:pStyle w:val="Bibliography"/>
                      <w:spacing w:line="360" w:lineRule="auto"/>
                      <w:rPr>
                        <w:noProof/>
                      </w:rPr>
                    </w:pPr>
                    <w:r>
                      <w:rPr>
                        <w:noProof/>
                      </w:rPr>
                      <w:t xml:space="preserve">[4] </w:t>
                    </w:r>
                  </w:p>
                </w:tc>
                <w:tc>
                  <w:tcPr>
                    <w:tcW w:w="0" w:type="auto"/>
                    <w:hideMark/>
                  </w:tcPr>
                  <w:p w14:paraId="44988219" w14:textId="77777777" w:rsidR="0073035D" w:rsidRDefault="0073035D" w:rsidP="00F4186E">
                    <w:pPr>
                      <w:pStyle w:val="Bibliography"/>
                      <w:spacing w:line="360" w:lineRule="auto"/>
                      <w:rPr>
                        <w:noProof/>
                      </w:rPr>
                    </w:pPr>
                    <w:r>
                      <w:rPr>
                        <w:noProof/>
                      </w:rPr>
                      <w:t xml:space="preserve">M. D. C., E. A. Peck and G. G. Vining, Introduction to Linear Regression Analysis, Wiley, 2012. </w:t>
                    </w:r>
                  </w:p>
                </w:tc>
              </w:tr>
              <w:tr w:rsidR="0073035D" w14:paraId="6B51982E" w14:textId="77777777">
                <w:trPr>
                  <w:divId w:val="1204711340"/>
                  <w:tblCellSpacing w:w="15" w:type="dxa"/>
                </w:trPr>
                <w:tc>
                  <w:tcPr>
                    <w:tcW w:w="50" w:type="pct"/>
                    <w:hideMark/>
                  </w:tcPr>
                  <w:p w14:paraId="5862BAB3" w14:textId="77777777" w:rsidR="0073035D" w:rsidRDefault="0073035D" w:rsidP="00F4186E">
                    <w:pPr>
                      <w:pStyle w:val="Bibliography"/>
                      <w:spacing w:line="360" w:lineRule="auto"/>
                      <w:rPr>
                        <w:noProof/>
                      </w:rPr>
                    </w:pPr>
                    <w:r>
                      <w:rPr>
                        <w:noProof/>
                      </w:rPr>
                      <w:t xml:space="preserve">[5] </w:t>
                    </w:r>
                  </w:p>
                </w:tc>
                <w:tc>
                  <w:tcPr>
                    <w:tcW w:w="0" w:type="auto"/>
                    <w:hideMark/>
                  </w:tcPr>
                  <w:p w14:paraId="5EA14143" w14:textId="77777777" w:rsidR="0073035D" w:rsidRDefault="0073035D" w:rsidP="00F4186E">
                    <w:pPr>
                      <w:pStyle w:val="Bibliography"/>
                      <w:spacing w:line="360" w:lineRule="auto"/>
                      <w:rPr>
                        <w:noProof/>
                      </w:rPr>
                    </w:pPr>
                    <w:r>
                      <w:rPr>
                        <w:noProof/>
                      </w:rPr>
                      <w:t xml:space="preserve">J. Wu, Advances in K-means Clustering: A Data Mining Thinking, Springer, 2012. </w:t>
                    </w:r>
                  </w:p>
                </w:tc>
              </w:tr>
              <w:tr w:rsidR="0073035D" w14:paraId="3121BF9F" w14:textId="77777777">
                <w:trPr>
                  <w:divId w:val="1204711340"/>
                  <w:tblCellSpacing w:w="15" w:type="dxa"/>
                </w:trPr>
                <w:tc>
                  <w:tcPr>
                    <w:tcW w:w="50" w:type="pct"/>
                    <w:hideMark/>
                  </w:tcPr>
                  <w:p w14:paraId="34480BAE" w14:textId="77777777" w:rsidR="0073035D" w:rsidRDefault="0073035D" w:rsidP="00F4186E">
                    <w:pPr>
                      <w:pStyle w:val="Bibliography"/>
                      <w:spacing w:line="360" w:lineRule="auto"/>
                      <w:rPr>
                        <w:noProof/>
                      </w:rPr>
                    </w:pPr>
                    <w:r>
                      <w:rPr>
                        <w:noProof/>
                      </w:rPr>
                      <w:t xml:space="preserve">[6] </w:t>
                    </w:r>
                  </w:p>
                </w:tc>
                <w:tc>
                  <w:tcPr>
                    <w:tcW w:w="0" w:type="auto"/>
                    <w:hideMark/>
                  </w:tcPr>
                  <w:p w14:paraId="4AF4EC80" w14:textId="77777777" w:rsidR="0073035D" w:rsidRDefault="0073035D" w:rsidP="00F4186E">
                    <w:pPr>
                      <w:pStyle w:val="Bibliography"/>
                      <w:spacing w:line="360" w:lineRule="auto"/>
                      <w:rPr>
                        <w:noProof/>
                      </w:rPr>
                    </w:pPr>
                    <w:r>
                      <w:rPr>
                        <w:noProof/>
                      </w:rPr>
                      <w:t xml:space="preserve">B. B. a. B. Greenwell, Hands-On Machine Learning with R, Chapman and Hall/CRC, 2018. </w:t>
                    </w:r>
                  </w:p>
                </w:tc>
              </w:tr>
            </w:tbl>
            <w:p w14:paraId="76C0F76C" w14:textId="77777777" w:rsidR="0073035D" w:rsidRDefault="0073035D" w:rsidP="00F4186E">
              <w:pPr>
                <w:spacing w:line="360" w:lineRule="auto"/>
                <w:divId w:val="1204711340"/>
                <w:rPr>
                  <w:noProof/>
                </w:rPr>
              </w:pPr>
            </w:p>
            <w:p w14:paraId="6DECA1EE" w14:textId="19EDDDC8" w:rsidR="0073035D" w:rsidRDefault="0073035D" w:rsidP="00F4186E">
              <w:pPr>
                <w:spacing w:line="360" w:lineRule="auto"/>
              </w:pPr>
              <w:r>
                <w:rPr>
                  <w:b/>
                  <w:bCs/>
                  <w:noProof/>
                </w:rPr>
                <w:fldChar w:fldCharType="end"/>
              </w:r>
            </w:p>
          </w:sdtContent>
        </w:sdt>
      </w:sdtContent>
    </w:sdt>
    <w:p w14:paraId="23EFAA3C" w14:textId="77777777" w:rsidR="0073035D" w:rsidRPr="0073035D" w:rsidRDefault="0073035D" w:rsidP="00F4186E">
      <w:pPr>
        <w:pStyle w:val="NoSpacing"/>
        <w:spacing w:line="360" w:lineRule="auto"/>
        <w:rPr>
          <w:sz w:val="32"/>
          <w:szCs w:val="32"/>
        </w:rPr>
      </w:pPr>
    </w:p>
    <w:p w14:paraId="6F133117" w14:textId="138C4DC6" w:rsidR="00AE5887" w:rsidRPr="00D66F58" w:rsidRDefault="00AE5887" w:rsidP="00F4186E">
      <w:pPr>
        <w:spacing w:line="360" w:lineRule="auto"/>
      </w:pPr>
    </w:p>
    <w:sectPr w:rsidR="00AE5887" w:rsidRPr="00D66F58" w:rsidSect="00E15464">
      <w:headerReference w:type="default" r:id="rId27"/>
      <w:type w:val="continuous"/>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6B93B" w14:textId="77777777" w:rsidR="007562D9" w:rsidRDefault="007562D9">
      <w:r>
        <w:separator/>
      </w:r>
    </w:p>
  </w:endnote>
  <w:endnote w:type="continuationSeparator" w:id="0">
    <w:p w14:paraId="5CD481C6" w14:textId="77777777" w:rsidR="007562D9" w:rsidRDefault="0075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7" w:usb1="00000000" w:usb2="00000000" w:usb3="00000000" w:csb0="00000093" w:csb1="00000000"/>
  </w:font>
  <w:font w:name="Helvetica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2176789"/>
      <w:docPartObj>
        <w:docPartGallery w:val="Page Numbers (Bottom of Page)"/>
        <w:docPartUnique/>
      </w:docPartObj>
    </w:sdtPr>
    <w:sdtEndPr>
      <w:rPr>
        <w:noProof/>
      </w:rPr>
    </w:sdtEndPr>
    <w:sdtContent>
      <w:p w14:paraId="63A7B833" w14:textId="1DBE2321" w:rsidR="00B17899" w:rsidRDefault="00B178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CCE38F" w14:textId="77777777" w:rsidR="00C95CD6" w:rsidRDefault="00C95CD6" w:rsidP="00EC65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04C4B" w14:textId="77777777" w:rsidR="007562D9" w:rsidRDefault="007562D9">
      <w:r>
        <w:separator/>
      </w:r>
    </w:p>
  </w:footnote>
  <w:footnote w:type="continuationSeparator" w:id="0">
    <w:p w14:paraId="1551155B" w14:textId="77777777" w:rsidR="007562D9" w:rsidRDefault="00756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F060F" w14:textId="77777777" w:rsidR="00B8237C" w:rsidRDefault="00B8237C" w:rsidP="00B8237C">
    <w:pPr>
      <w:pStyle w:val="Header"/>
    </w:pPr>
    <w:r>
      <w:t>Chapter 1: Introductions</w:t>
    </w:r>
  </w:p>
  <w:p w14:paraId="0118CB51" w14:textId="1D53A428" w:rsidR="00B8237C" w:rsidRDefault="00B82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962CE" w14:textId="41F6F924" w:rsidR="00093C87" w:rsidRDefault="00093C87">
    <w:pPr>
      <w:pStyle w:val="Header"/>
    </w:pPr>
    <w:r>
      <w:t xml:space="preserve">Chapter </w:t>
    </w:r>
    <w:r w:rsidR="007430DE">
      <w:t>2</w:t>
    </w:r>
    <w:r>
      <w:t xml:space="preserve">: </w:t>
    </w:r>
    <w:r w:rsidRPr="00093C87">
      <w:t>Introduction to Proposed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A07A9" w14:textId="25A3E2F5" w:rsidR="00C4250F" w:rsidRDefault="00C4250F" w:rsidP="00C4250F">
    <w:pPr>
      <w:pStyle w:val="Header"/>
    </w:pPr>
    <w:r>
      <w:t>Chapter 3: Requirements Specification</w:t>
    </w:r>
  </w:p>
  <w:p w14:paraId="6545E7D8" w14:textId="7DCA8C01" w:rsidR="00886879" w:rsidRPr="00C4250F" w:rsidRDefault="00886879" w:rsidP="00C425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C9726" w14:textId="73FE15AC" w:rsidR="00E15464" w:rsidRDefault="00E15464" w:rsidP="00C4250F">
    <w:pPr>
      <w:pStyle w:val="Header"/>
    </w:pPr>
    <w:r>
      <w:t>Chapter 4: Design Specifications</w:t>
    </w:r>
  </w:p>
  <w:p w14:paraId="39BF34E4" w14:textId="77777777" w:rsidR="00E15464" w:rsidRPr="00C4250F" w:rsidRDefault="00E15464" w:rsidP="00C425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AFD32" w14:textId="4806A9B7" w:rsidR="00E15464" w:rsidRDefault="00E15464" w:rsidP="00C4250F">
    <w:pPr>
      <w:pStyle w:val="Header"/>
    </w:pPr>
    <w:r>
      <w:t>Chapter 5: Test Specification</w:t>
    </w:r>
  </w:p>
  <w:p w14:paraId="06A071DC" w14:textId="77777777" w:rsidR="00E15464" w:rsidRPr="00C4250F" w:rsidRDefault="00E15464" w:rsidP="00C4250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A6F0D" w14:textId="760FC8D3" w:rsidR="00E15464" w:rsidRDefault="00E15464" w:rsidP="00C4250F">
    <w:pPr>
      <w:pStyle w:val="Header"/>
    </w:pPr>
    <w:r>
      <w:t>Chapter 6: Conclusion</w:t>
    </w:r>
  </w:p>
  <w:p w14:paraId="00B3135A" w14:textId="77777777" w:rsidR="00E15464" w:rsidRPr="00C4250F" w:rsidRDefault="00E15464" w:rsidP="00C425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C23B2" w14:textId="6495239D" w:rsidR="004E5F05" w:rsidRPr="004E5F05" w:rsidRDefault="004E5F05" w:rsidP="00C4250F">
    <w:pPr>
      <w:pStyle w:val="Header"/>
      <w:rPr>
        <w:lang w:val="en-US"/>
      </w:rPr>
    </w:pPr>
    <w:r>
      <w:rPr>
        <w:lang w:val="en-US"/>
      </w:rPr>
      <w:t>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4B9"/>
    <w:multiLevelType w:val="multilevel"/>
    <w:tmpl w:val="CFC44D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C22AD0"/>
    <w:multiLevelType w:val="multilevel"/>
    <w:tmpl w:val="C532A6AA"/>
    <w:lvl w:ilvl="0">
      <w:start w:val="4"/>
      <w:numFmt w:val="decimal"/>
      <w:lvlText w:val="%1"/>
      <w:lvlJc w:val="left"/>
      <w:pPr>
        <w:tabs>
          <w:tab w:val="num" w:pos="720"/>
        </w:tabs>
        <w:ind w:left="720" w:hanging="720"/>
      </w:pPr>
      <w:rPr>
        <w:rFonts w:ascii="Times New Roman" w:hAnsi="Times New Roman" w:hint="default"/>
        <w:b/>
        <w:i w:val="0"/>
        <w:sz w:val="24"/>
        <w:szCs w:val="24"/>
      </w:rPr>
    </w:lvl>
    <w:lvl w:ilvl="1">
      <w:start w:val="1"/>
      <w:numFmt w:val="decimal"/>
      <w:pStyle w:val="Heading2"/>
      <w:lvlText w:val="%1.%2"/>
      <w:lvlJc w:val="left"/>
      <w:pPr>
        <w:tabs>
          <w:tab w:val="num" w:pos="720"/>
        </w:tabs>
        <w:ind w:left="720" w:hanging="720"/>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ascii="Times New Roman" w:hAnsi="Times New Roman" w:hint="default"/>
        <w:b/>
        <w:i w:val="0"/>
        <w:sz w:val="24"/>
        <w:szCs w:val="24"/>
      </w:rPr>
    </w:lvl>
    <w:lvl w:ilvl="3">
      <w:start w:val="1"/>
      <w:numFmt w:val="decimal"/>
      <w:pStyle w:val="Heading4"/>
      <w:lvlText w:val="%1.%2.%3.%4"/>
      <w:lvlJc w:val="left"/>
      <w:pPr>
        <w:tabs>
          <w:tab w:val="num" w:pos="720"/>
        </w:tabs>
        <w:ind w:left="720" w:hanging="720"/>
      </w:pPr>
      <w:rPr>
        <w:rFonts w:ascii="Times New Roman" w:hAnsi="Times New Roman" w:hint="default"/>
        <w:b/>
        <w:i w:val="0"/>
        <w:sz w:val="24"/>
        <w:szCs w:val="24"/>
      </w:rPr>
    </w:lvl>
    <w:lvl w:ilvl="4">
      <w:start w:val="1"/>
      <w:numFmt w:val="decimal"/>
      <w:pStyle w:val="Heading5"/>
      <w:lvlText w:val="%1.%2.%3.%4.%5"/>
      <w:lvlJc w:val="left"/>
      <w:pPr>
        <w:tabs>
          <w:tab w:val="num" w:pos="720"/>
        </w:tabs>
        <w:ind w:left="720" w:hanging="720"/>
      </w:pPr>
      <w:rPr>
        <w:rFonts w:ascii="Times New Roman" w:hAnsi="Times New Roman" w:hint="default"/>
        <w:b/>
        <w:i w:val="0"/>
        <w:sz w:val="24"/>
        <w:szCs w:val="24"/>
      </w:rPr>
    </w:lvl>
    <w:lvl w:ilvl="5">
      <w:start w:val="1"/>
      <w:numFmt w:val="decimal"/>
      <w:pStyle w:val="Heading6"/>
      <w:lvlText w:val="%1.%2.%3.%4.%5.%6"/>
      <w:lvlJc w:val="left"/>
      <w:pPr>
        <w:tabs>
          <w:tab w:val="num" w:pos="720"/>
        </w:tabs>
        <w:ind w:left="720" w:hanging="720"/>
      </w:pPr>
      <w:rPr>
        <w:rFonts w:ascii="Times New Roman" w:hAnsi="Times New Roman" w:hint="default"/>
        <w:b/>
        <w:i w:val="0"/>
        <w:sz w:val="24"/>
        <w:szCs w:val="24"/>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A784B94"/>
    <w:multiLevelType w:val="hybridMultilevel"/>
    <w:tmpl w:val="70F8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35492"/>
    <w:multiLevelType w:val="hybridMultilevel"/>
    <w:tmpl w:val="511AC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A2B9B"/>
    <w:multiLevelType w:val="hybridMultilevel"/>
    <w:tmpl w:val="27BCD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766B"/>
    <w:multiLevelType w:val="multilevel"/>
    <w:tmpl w:val="6986B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7F7C9C"/>
    <w:multiLevelType w:val="hybridMultilevel"/>
    <w:tmpl w:val="9CC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B7B23"/>
    <w:multiLevelType w:val="multilevel"/>
    <w:tmpl w:val="9F90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FB7AE5"/>
    <w:multiLevelType w:val="multilevel"/>
    <w:tmpl w:val="A8AC4A1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990"/>
        </w:tabs>
        <w:ind w:left="99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321177D8"/>
    <w:multiLevelType w:val="multilevel"/>
    <w:tmpl w:val="D4DC91BC"/>
    <w:lvl w:ilvl="0">
      <w:start w:val="5"/>
      <w:numFmt w:val="decimal"/>
      <w:lvlText w:val="%1"/>
      <w:lvlJc w:val="left"/>
      <w:pPr>
        <w:ind w:left="360" w:hanging="360"/>
      </w:pPr>
      <w:rPr>
        <w:rFonts w:hint="default"/>
        <w:b/>
        <w:color w:val="000000" w:themeColor="text1"/>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0" w15:restartNumberingAfterBreak="0">
    <w:nsid w:val="340E30F5"/>
    <w:multiLevelType w:val="hybridMultilevel"/>
    <w:tmpl w:val="BBE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70D99"/>
    <w:multiLevelType w:val="multilevel"/>
    <w:tmpl w:val="91480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593241"/>
    <w:multiLevelType w:val="hybridMultilevel"/>
    <w:tmpl w:val="EB62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92869"/>
    <w:multiLevelType w:val="hybridMultilevel"/>
    <w:tmpl w:val="1D76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267D2"/>
    <w:multiLevelType w:val="multilevel"/>
    <w:tmpl w:val="6B58B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E55877"/>
    <w:multiLevelType w:val="multilevel"/>
    <w:tmpl w:val="513C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7413C"/>
    <w:multiLevelType w:val="hybridMultilevel"/>
    <w:tmpl w:val="38100A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66E06C2"/>
    <w:multiLevelType w:val="hybridMultilevel"/>
    <w:tmpl w:val="C5A0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D3C7D"/>
    <w:multiLevelType w:val="multilevel"/>
    <w:tmpl w:val="75F82B00"/>
    <w:lvl w:ilvl="0">
      <w:start w:val="1"/>
      <w:numFmt w:val="decimal"/>
      <w:pStyle w:val="Heading1"/>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785FFE"/>
    <w:multiLevelType w:val="hybridMultilevel"/>
    <w:tmpl w:val="B58E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5E19C8"/>
    <w:multiLevelType w:val="hybridMultilevel"/>
    <w:tmpl w:val="7E843174"/>
    <w:lvl w:ilvl="0" w:tplc="DCBE1BA8">
      <w:start w:val="1"/>
      <w:numFmt w:val="decimal"/>
      <w:lvlText w:val="%1."/>
      <w:lvlJc w:val="left"/>
      <w:pPr>
        <w:tabs>
          <w:tab w:val="num" w:pos="720"/>
        </w:tabs>
        <w:ind w:left="720" w:hanging="360"/>
      </w:pPr>
    </w:lvl>
    <w:lvl w:ilvl="1" w:tplc="6136DF70" w:tentative="1">
      <w:start w:val="1"/>
      <w:numFmt w:val="lowerLetter"/>
      <w:lvlText w:val="%2."/>
      <w:lvlJc w:val="left"/>
      <w:pPr>
        <w:tabs>
          <w:tab w:val="num" w:pos="1440"/>
        </w:tabs>
        <w:ind w:left="1440" w:hanging="360"/>
      </w:pPr>
    </w:lvl>
    <w:lvl w:ilvl="2" w:tplc="6A105388" w:tentative="1">
      <w:start w:val="1"/>
      <w:numFmt w:val="lowerRoman"/>
      <w:lvlText w:val="%3."/>
      <w:lvlJc w:val="right"/>
      <w:pPr>
        <w:tabs>
          <w:tab w:val="num" w:pos="2160"/>
        </w:tabs>
        <w:ind w:left="2160" w:hanging="180"/>
      </w:pPr>
    </w:lvl>
    <w:lvl w:ilvl="3" w:tplc="FBAEE9E8" w:tentative="1">
      <w:start w:val="1"/>
      <w:numFmt w:val="decimal"/>
      <w:lvlText w:val="%4."/>
      <w:lvlJc w:val="left"/>
      <w:pPr>
        <w:tabs>
          <w:tab w:val="num" w:pos="2880"/>
        </w:tabs>
        <w:ind w:left="2880" w:hanging="360"/>
      </w:pPr>
    </w:lvl>
    <w:lvl w:ilvl="4" w:tplc="304E9A08" w:tentative="1">
      <w:start w:val="1"/>
      <w:numFmt w:val="lowerLetter"/>
      <w:lvlText w:val="%5."/>
      <w:lvlJc w:val="left"/>
      <w:pPr>
        <w:tabs>
          <w:tab w:val="num" w:pos="3600"/>
        </w:tabs>
        <w:ind w:left="3600" w:hanging="360"/>
      </w:pPr>
    </w:lvl>
    <w:lvl w:ilvl="5" w:tplc="9E78FA2C" w:tentative="1">
      <w:start w:val="1"/>
      <w:numFmt w:val="lowerRoman"/>
      <w:lvlText w:val="%6."/>
      <w:lvlJc w:val="right"/>
      <w:pPr>
        <w:tabs>
          <w:tab w:val="num" w:pos="4320"/>
        </w:tabs>
        <w:ind w:left="4320" w:hanging="180"/>
      </w:pPr>
    </w:lvl>
    <w:lvl w:ilvl="6" w:tplc="17384312" w:tentative="1">
      <w:start w:val="1"/>
      <w:numFmt w:val="decimal"/>
      <w:lvlText w:val="%7."/>
      <w:lvlJc w:val="left"/>
      <w:pPr>
        <w:tabs>
          <w:tab w:val="num" w:pos="5040"/>
        </w:tabs>
        <w:ind w:left="5040" w:hanging="360"/>
      </w:pPr>
    </w:lvl>
    <w:lvl w:ilvl="7" w:tplc="8F58BF20" w:tentative="1">
      <w:start w:val="1"/>
      <w:numFmt w:val="lowerLetter"/>
      <w:lvlText w:val="%8."/>
      <w:lvlJc w:val="left"/>
      <w:pPr>
        <w:tabs>
          <w:tab w:val="num" w:pos="5760"/>
        </w:tabs>
        <w:ind w:left="5760" w:hanging="360"/>
      </w:pPr>
    </w:lvl>
    <w:lvl w:ilvl="8" w:tplc="CB5ADB76" w:tentative="1">
      <w:start w:val="1"/>
      <w:numFmt w:val="lowerRoman"/>
      <w:lvlText w:val="%9."/>
      <w:lvlJc w:val="right"/>
      <w:pPr>
        <w:tabs>
          <w:tab w:val="num" w:pos="6480"/>
        </w:tabs>
        <w:ind w:left="6480" w:hanging="180"/>
      </w:pPr>
    </w:lvl>
  </w:abstractNum>
  <w:abstractNum w:abstractNumId="21" w15:restartNumberingAfterBreak="0">
    <w:nsid w:val="62DB25AE"/>
    <w:multiLevelType w:val="multilevel"/>
    <w:tmpl w:val="8036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F0100"/>
    <w:multiLevelType w:val="multilevel"/>
    <w:tmpl w:val="130AE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F30DB6"/>
    <w:multiLevelType w:val="multilevel"/>
    <w:tmpl w:val="0409001F"/>
    <w:styleLink w:val="111111"/>
    <w:lvl w:ilvl="0">
      <w:start w:val="6"/>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76170F11"/>
    <w:multiLevelType w:val="multilevel"/>
    <w:tmpl w:val="2C10E44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78135321"/>
    <w:multiLevelType w:val="multilevel"/>
    <w:tmpl w:val="D0C80D32"/>
    <w:lvl w:ilvl="0">
      <w:start w:val="6"/>
      <w:numFmt w:val="decimal"/>
      <w:lvlText w:val="%1"/>
      <w:lvlJc w:val="left"/>
      <w:pPr>
        <w:ind w:left="360" w:hanging="360"/>
      </w:pPr>
      <w:rPr>
        <w:rFonts w:hint="default"/>
        <w:b/>
        <w:color w:val="000000" w:themeColor="text1"/>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num w:numId="1" w16cid:durableId="1227450734">
    <w:abstractNumId w:val="20"/>
    <w:lvlOverride w:ilvl="0">
      <w:lvl w:ilvl="0" w:tplc="DCBE1BA8">
        <w:start w:val="1"/>
        <w:numFmt w:val="decimal"/>
        <w:lvlText w:val="%1"/>
        <w:lvlJc w:val="left"/>
        <w:pPr>
          <w:tabs>
            <w:tab w:val="num" w:pos="432"/>
          </w:tabs>
          <w:ind w:left="432" w:hanging="432"/>
        </w:pPr>
        <w:rPr>
          <w:rFonts w:ascii="Times New Roman" w:hAnsi="Times New Roman" w:hint="default"/>
        </w:rPr>
      </w:lvl>
    </w:lvlOverride>
    <w:lvlOverride w:ilvl="1">
      <w:lvl w:ilvl="1" w:tplc="6136DF70">
        <w:start w:val="1"/>
        <w:numFmt w:val="decimal"/>
        <w:lvlRestart w:val="0"/>
        <w:lvlText w:val="%1.%2"/>
        <w:lvlJc w:val="left"/>
        <w:pPr>
          <w:tabs>
            <w:tab w:val="num" w:pos="720"/>
          </w:tabs>
          <w:ind w:left="720" w:hanging="720"/>
        </w:pPr>
        <w:rPr>
          <w:rFonts w:ascii="Times New Roman" w:hAnsi="Times New Roman" w:hint="default"/>
          <w:b/>
          <w:i w:val="0"/>
          <w:sz w:val="24"/>
          <w:szCs w:val="24"/>
        </w:rPr>
      </w:lvl>
    </w:lvlOverride>
    <w:lvlOverride w:ilvl="2">
      <w:lvl w:ilvl="2" w:tplc="6A105388">
        <w:start w:val="1"/>
        <w:numFmt w:val="decimal"/>
        <w:lvlRestart w:val="0"/>
        <w:lvlText w:val="%1.%2.%3"/>
        <w:lvlJc w:val="left"/>
        <w:pPr>
          <w:tabs>
            <w:tab w:val="num" w:pos="720"/>
          </w:tabs>
          <w:ind w:left="720" w:hanging="720"/>
        </w:pPr>
        <w:rPr>
          <w:rFonts w:ascii="Times New Roman" w:hAnsi="Times New Roman" w:hint="default"/>
          <w:b/>
          <w:i w:val="0"/>
          <w:sz w:val="24"/>
          <w:szCs w:val="24"/>
        </w:rPr>
      </w:lvl>
    </w:lvlOverride>
    <w:lvlOverride w:ilvl="3">
      <w:lvl w:ilvl="3" w:tplc="FBAEE9E8">
        <w:start w:val="1"/>
        <w:numFmt w:val="decimal"/>
        <w:lvlRestart w:val="0"/>
        <w:lvlText w:val="%1.%2.%3.%4"/>
        <w:lvlJc w:val="left"/>
        <w:pPr>
          <w:tabs>
            <w:tab w:val="num" w:pos="720"/>
          </w:tabs>
          <w:ind w:left="720" w:hanging="720"/>
        </w:pPr>
        <w:rPr>
          <w:rFonts w:ascii="Times New Roman" w:hAnsi="Times New Roman" w:hint="default"/>
          <w:b/>
          <w:i w:val="0"/>
          <w:sz w:val="24"/>
          <w:szCs w:val="24"/>
        </w:rPr>
      </w:lvl>
    </w:lvlOverride>
    <w:lvlOverride w:ilvl="4">
      <w:lvl w:ilvl="4" w:tplc="304E9A08">
        <w:start w:val="1"/>
        <w:numFmt w:val="decimal"/>
        <w:lvlRestart w:val="0"/>
        <w:lvlText w:val="%1.%2.%3.%4.%5"/>
        <w:lvlJc w:val="left"/>
        <w:pPr>
          <w:tabs>
            <w:tab w:val="num" w:pos="720"/>
          </w:tabs>
          <w:ind w:left="720" w:hanging="720"/>
        </w:pPr>
        <w:rPr>
          <w:rFonts w:ascii="Times New Roman" w:hAnsi="Times New Roman" w:hint="default"/>
          <w:b/>
          <w:i w:val="0"/>
          <w:sz w:val="24"/>
          <w:szCs w:val="24"/>
        </w:rPr>
      </w:lvl>
    </w:lvlOverride>
    <w:lvlOverride w:ilvl="5">
      <w:lvl w:ilvl="5" w:tplc="9E78FA2C">
        <w:start w:val="1"/>
        <w:numFmt w:val="decimal"/>
        <w:lvlText w:val="%1.%2.%3.%4.%5.%6"/>
        <w:lvlJc w:val="left"/>
        <w:pPr>
          <w:tabs>
            <w:tab w:val="num" w:pos="1152"/>
          </w:tabs>
          <w:ind w:left="1152" w:hanging="1152"/>
        </w:pPr>
        <w:rPr>
          <w:rFonts w:hint="default"/>
        </w:rPr>
      </w:lvl>
    </w:lvlOverride>
    <w:lvlOverride w:ilvl="6">
      <w:lvl w:ilvl="6" w:tplc="17384312">
        <w:start w:val="1"/>
        <w:numFmt w:val="decimal"/>
        <w:lvlText w:val="%1.%2.%3.%4.%5.%6.%7"/>
        <w:lvlJc w:val="left"/>
        <w:pPr>
          <w:tabs>
            <w:tab w:val="num" w:pos="1296"/>
          </w:tabs>
          <w:ind w:left="1296" w:hanging="1296"/>
        </w:pPr>
        <w:rPr>
          <w:rFonts w:hint="default"/>
        </w:rPr>
      </w:lvl>
    </w:lvlOverride>
    <w:lvlOverride w:ilvl="7">
      <w:lvl w:ilvl="7" w:tplc="8F58BF20">
        <w:start w:val="1"/>
        <w:numFmt w:val="decimal"/>
        <w:lvlText w:val="%1.%2.%3.%4.%5.%6.%7.%8"/>
        <w:lvlJc w:val="left"/>
        <w:pPr>
          <w:tabs>
            <w:tab w:val="num" w:pos="1440"/>
          </w:tabs>
          <w:ind w:left="1440" w:hanging="1440"/>
        </w:pPr>
        <w:rPr>
          <w:rFonts w:hint="default"/>
        </w:rPr>
      </w:lvl>
    </w:lvlOverride>
    <w:lvlOverride w:ilvl="8">
      <w:lvl w:ilvl="8" w:tplc="CB5ADB76">
        <w:start w:val="1"/>
        <w:numFmt w:val="decimal"/>
        <w:lvlText w:val="%1.%2.%3.%4.%5.%6.%7.%8.%9"/>
        <w:lvlJc w:val="left"/>
        <w:pPr>
          <w:tabs>
            <w:tab w:val="num" w:pos="1584"/>
          </w:tabs>
          <w:ind w:left="1584" w:hanging="1584"/>
        </w:pPr>
        <w:rPr>
          <w:rFonts w:hint="default"/>
        </w:rPr>
      </w:lvl>
    </w:lvlOverride>
  </w:num>
  <w:num w:numId="2" w16cid:durableId="329986090">
    <w:abstractNumId w:val="24"/>
  </w:num>
  <w:num w:numId="3" w16cid:durableId="694116993">
    <w:abstractNumId w:val="1"/>
  </w:num>
  <w:num w:numId="4" w16cid:durableId="1327175115">
    <w:abstractNumId w:val="23"/>
  </w:num>
  <w:num w:numId="5" w16cid:durableId="1672874437">
    <w:abstractNumId w:val="8"/>
  </w:num>
  <w:num w:numId="6" w16cid:durableId="1795056437">
    <w:abstractNumId w:val="12"/>
  </w:num>
  <w:num w:numId="7" w16cid:durableId="1342588907">
    <w:abstractNumId w:val="16"/>
  </w:num>
  <w:num w:numId="8" w16cid:durableId="291446004">
    <w:abstractNumId w:val="0"/>
  </w:num>
  <w:num w:numId="9" w16cid:durableId="119687328">
    <w:abstractNumId w:val="17"/>
  </w:num>
  <w:num w:numId="10" w16cid:durableId="1166552615">
    <w:abstractNumId w:val="19"/>
  </w:num>
  <w:num w:numId="11" w16cid:durableId="1449276882">
    <w:abstractNumId w:val="2"/>
  </w:num>
  <w:num w:numId="12" w16cid:durableId="691226756">
    <w:abstractNumId w:val="9"/>
  </w:num>
  <w:num w:numId="13" w16cid:durableId="1044673126">
    <w:abstractNumId w:val="3"/>
  </w:num>
  <w:num w:numId="14" w16cid:durableId="277831980">
    <w:abstractNumId w:val="6"/>
  </w:num>
  <w:num w:numId="15" w16cid:durableId="780298284">
    <w:abstractNumId w:val="4"/>
  </w:num>
  <w:num w:numId="16" w16cid:durableId="1386635188">
    <w:abstractNumId w:val="13"/>
  </w:num>
  <w:num w:numId="17" w16cid:durableId="205608340">
    <w:abstractNumId w:val="15"/>
  </w:num>
  <w:num w:numId="18" w16cid:durableId="1088431005">
    <w:abstractNumId w:val="21"/>
  </w:num>
  <w:num w:numId="19" w16cid:durableId="954603122">
    <w:abstractNumId w:val="25"/>
  </w:num>
  <w:num w:numId="20" w16cid:durableId="1965496441">
    <w:abstractNumId w:val="7"/>
  </w:num>
  <w:num w:numId="21" w16cid:durableId="329868728">
    <w:abstractNumId w:val="5"/>
  </w:num>
  <w:num w:numId="22" w16cid:durableId="1420297344">
    <w:abstractNumId w:val="18"/>
  </w:num>
  <w:num w:numId="23" w16cid:durableId="1484008248">
    <w:abstractNumId w:val="10"/>
  </w:num>
  <w:num w:numId="24" w16cid:durableId="2064476304">
    <w:abstractNumId w:val="14"/>
  </w:num>
  <w:num w:numId="25" w16cid:durableId="1166633967">
    <w:abstractNumId w:val="11"/>
  </w:num>
  <w:num w:numId="26" w16cid:durableId="1018774837">
    <w:abstractNumId w:val="22"/>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rof. Dr. Muhammad Shaheen">
    <w15:presenceInfo w15:providerId="AD" w15:userId="S::dr.shaheen@fui.edu.pk::08425177-ac93-4b08-b4e5-0e428699c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969696,#b2b2b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Q0sTQ1MrcwNTQ0MjdW0lEKTi0uzszPAykwrgUAKvzBcCwAAAA="/>
  </w:docVars>
  <w:rsids>
    <w:rsidRoot w:val="006B6FCA"/>
    <w:rsid w:val="00000518"/>
    <w:rsid w:val="00000AF0"/>
    <w:rsid w:val="00001EEA"/>
    <w:rsid w:val="00002355"/>
    <w:rsid w:val="00004072"/>
    <w:rsid w:val="000058EF"/>
    <w:rsid w:val="00005A19"/>
    <w:rsid w:val="00007D90"/>
    <w:rsid w:val="000107F2"/>
    <w:rsid w:val="00010827"/>
    <w:rsid w:val="00010B8A"/>
    <w:rsid w:val="000111AE"/>
    <w:rsid w:val="000119DB"/>
    <w:rsid w:val="00011E4E"/>
    <w:rsid w:val="000153BA"/>
    <w:rsid w:val="00015536"/>
    <w:rsid w:val="00015AF3"/>
    <w:rsid w:val="00015C00"/>
    <w:rsid w:val="00016B44"/>
    <w:rsid w:val="000170F5"/>
    <w:rsid w:val="0001781C"/>
    <w:rsid w:val="00017A37"/>
    <w:rsid w:val="00017E90"/>
    <w:rsid w:val="0002072B"/>
    <w:rsid w:val="0002082E"/>
    <w:rsid w:val="00020E6D"/>
    <w:rsid w:val="00021758"/>
    <w:rsid w:val="00021918"/>
    <w:rsid w:val="00021C8D"/>
    <w:rsid w:val="00023A9C"/>
    <w:rsid w:val="00023DC1"/>
    <w:rsid w:val="000244F4"/>
    <w:rsid w:val="000255D0"/>
    <w:rsid w:val="00026637"/>
    <w:rsid w:val="00030E4C"/>
    <w:rsid w:val="0003110C"/>
    <w:rsid w:val="0003212C"/>
    <w:rsid w:val="00032DD1"/>
    <w:rsid w:val="00033595"/>
    <w:rsid w:val="00033A70"/>
    <w:rsid w:val="00034E08"/>
    <w:rsid w:val="000355CF"/>
    <w:rsid w:val="00036023"/>
    <w:rsid w:val="00036501"/>
    <w:rsid w:val="00036B99"/>
    <w:rsid w:val="000425B3"/>
    <w:rsid w:val="0004393E"/>
    <w:rsid w:val="000439F8"/>
    <w:rsid w:val="00043F8C"/>
    <w:rsid w:val="0004407E"/>
    <w:rsid w:val="00044E10"/>
    <w:rsid w:val="00045084"/>
    <w:rsid w:val="00046A31"/>
    <w:rsid w:val="00047351"/>
    <w:rsid w:val="0004768C"/>
    <w:rsid w:val="00047CD7"/>
    <w:rsid w:val="00051015"/>
    <w:rsid w:val="00051ACC"/>
    <w:rsid w:val="00051D7E"/>
    <w:rsid w:val="00052538"/>
    <w:rsid w:val="00053131"/>
    <w:rsid w:val="00053A71"/>
    <w:rsid w:val="0005400A"/>
    <w:rsid w:val="00054618"/>
    <w:rsid w:val="00054E91"/>
    <w:rsid w:val="00055CA2"/>
    <w:rsid w:val="000576DF"/>
    <w:rsid w:val="00063C56"/>
    <w:rsid w:val="00064023"/>
    <w:rsid w:val="00064BFE"/>
    <w:rsid w:val="00064EB9"/>
    <w:rsid w:val="00065010"/>
    <w:rsid w:val="00067299"/>
    <w:rsid w:val="00067BD3"/>
    <w:rsid w:val="00070245"/>
    <w:rsid w:val="00071ADA"/>
    <w:rsid w:val="00072615"/>
    <w:rsid w:val="00073B27"/>
    <w:rsid w:val="00074010"/>
    <w:rsid w:val="000744C6"/>
    <w:rsid w:val="00074E8C"/>
    <w:rsid w:val="00077790"/>
    <w:rsid w:val="0007790A"/>
    <w:rsid w:val="00077FEE"/>
    <w:rsid w:val="000800FA"/>
    <w:rsid w:val="00081415"/>
    <w:rsid w:val="000814C4"/>
    <w:rsid w:val="0008175E"/>
    <w:rsid w:val="00081BF6"/>
    <w:rsid w:val="000823B1"/>
    <w:rsid w:val="0008290C"/>
    <w:rsid w:val="00082D86"/>
    <w:rsid w:val="000832A5"/>
    <w:rsid w:val="00084C30"/>
    <w:rsid w:val="00084D0D"/>
    <w:rsid w:val="00085B79"/>
    <w:rsid w:val="0008630E"/>
    <w:rsid w:val="000901BB"/>
    <w:rsid w:val="00090599"/>
    <w:rsid w:val="00090D64"/>
    <w:rsid w:val="00091091"/>
    <w:rsid w:val="0009150F"/>
    <w:rsid w:val="000915C7"/>
    <w:rsid w:val="00093A40"/>
    <w:rsid w:val="00093A4B"/>
    <w:rsid w:val="00093C87"/>
    <w:rsid w:val="00094417"/>
    <w:rsid w:val="00095A01"/>
    <w:rsid w:val="00095DCD"/>
    <w:rsid w:val="00095E00"/>
    <w:rsid w:val="00096755"/>
    <w:rsid w:val="00097784"/>
    <w:rsid w:val="00097D86"/>
    <w:rsid w:val="000A06F2"/>
    <w:rsid w:val="000A1021"/>
    <w:rsid w:val="000A1DF8"/>
    <w:rsid w:val="000A20CB"/>
    <w:rsid w:val="000A2337"/>
    <w:rsid w:val="000A4803"/>
    <w:rsid w:val="000A7190"/>
    <w:rsid w:val="000A78EA"/>
    <w:rsid w:val="000A796E"/>
    <w:rsid w:val="000B024D"/>
    <w:rsid w:val="000B0895"/>
    <w:rsid w:val="000B098A"/>
    <w:rsid w:val="000B099B"/>
    <w:rsid w:val="000B1145"/>
    <w:rsid w:val="000B19FC"/>
    <w:rsid w:val="000B1CAD"/>
    <w:rsid w:val="000B2306"/>
    <w:rsid w:val="000B30CD"/>
    <w:rsid w:val="000B373F"/>
    <w:rsid w:val="000B382E"/>
    <w:rsid w:val="000B5241"/>
    <w:rsid w:val="000B5459"/>
    <w:rsid w:val="000B57D3"/>
    <w:rsid w:val="000B59C7"/>
    <w:rsid w:val="000B6104"/>
    <w:rsid w:val="000B6356"/>
    <w:rsid w:val="000B6547"/>
    <w:rsid w:val="000B6B0A"/>
    <w:rsid w:val="000C0D70"/>
    <w:rsid w:val="000C2AF3"/>
    <w:rsid w:val="000C2E6C"/>
    <w:rsid w:val="000C2FE1"/>
    <w:rsid w:val="000C3F36"/>
    <w:rsid w:val="000C4B01"/>
    <w:rsid w:val="000C551D"/>
    <w:rsid w:val="000C62AA"/>
    <w:rsid w:val="000C63C0"/>
    <w:rsid w:val="000C74BD"/>
    <w:rsid w:val="000D0022"/>
    <w:rsid w:val="000D06C4"/>
    <w:rsid w:val="000D119C"/>
    <w:rsid w:val="000D3B86"/>
    <w:rsid w:val="000D3CCD"/>
    <w:rsid w:val="000D3E10"/>
    <w:rsid w:val="000D5FB0"/>
    <w:rsid w:val="000D6A94"/>
    <w:rsid w:val="000D781C"/>
    <w:rsid w:val="000D7E20"/>
    <w:rsid w:val="000E1092"/>
    <w:rsid w:val="000E166A"/>
    <w:rsid w:val="000E2A91"/>
    <w:rsid w:val="000E2D61"/>
    <w:rsid w:val="000E44D2"/>
    <w:rsid w:val="000E4D02"/>
    <w:rsid w:val="000E5131"/>
    <w:rsid w:val="000E6C1E"/>
    <w:rsid w:val="000E7178"/>
    <w:rsid w:val="000E7AA4"/>
    <w:rsid w:val="000F1A39"/>
    <w:rsid w:val="000F2EA3"/>
    <w:rsid w:val="000F30CE"/>
    <w:rsid w:val="000F3372"/>
    <w:rsid w:val="000F3C43"/>
    <w:rsid w:val="000F5F2F"/>
    <w:rsid w:val="000F69FB"/>
    <w:rsid w:val="000F7725"/>
    <w:rsid w:val="000F7FC4"/>
    <w:rsid w:val="00100B33"/>
    <w:rsid w:val="00100E78"/>
    <w:rsid w:val="00104818"/>
    <w:rsid w:val="00105514"/>
    <w:rsid w:val="00105655"/>
    <w:rsid w:val="00105B2C"/>
    <w:rsid w:val="00105CAA"/>
    <w:rsid w:val="00106918"/>
    <w:rsid w:val="00107060"/>
    <w:rsid w:val="00107B60"/>
    <w:rsid w:val="00110BF6"/>
    <w:rsid w:val="00110C68"/>
    <w:rsid w:val="00114583"/>
    <w:rsid w:val="00114DAC"/>
    <w:rsid w:val="00115587"/>
    <w:rsid w:val="00116F8A"/>
    <w:rsid w:val="00117042"/>
    <w:rsid w:val="001170A4"/>
    <w:rsid w:val="001173BD"/>
    <w:rsid w:val="0011763D"/>
    <w:rsid w:val="00120B47"/>
    <w:rsid w:val="00120D86"/>
    <w:rsid w:val="001211BF"/>
    <w:rsid w:val="0012144F"/>
    <w:rsid w:val="0012238C"/>
    <w:rsid w:val="00122ACA"/>
    <w:rsid w:val="00122ECF"/>
    <w:rsid w:val="001231FA"/>
    <w:rsid w:val="001255B1"/>
    <w:rsid w:val="00126036"/>
    <w:rsid w:val="00126272"/>
    <w:rsid w:val="001264A6"/>
    <w:rsid w:val="001269EC"/>
    <w:rsid w:val="00127376"/>
    <w:rsid w:val="00127717"/>
    <w:rsid w:val="00127969"/>
    <w:rsid w:val="0013140F"/>
    <w:rsid w:val="00131B84"/>
    <w:rsid w:val="001320FA"/>
    <w:rsid w:val="001329C1"/>
    <w:rsid w:val="00134067"/>
    <w:rsid w:val="00134245"/>
    <w:rsid w:val="00134694"/>
    <w:rsid w:val="0013498A"/>
    <w:rsid w:val="00135326"/>
    <w:rsid w:val="0013684E"/>
    <w:rsid w:val="00140D32"/>
    <w:rsid w:val="00141713"/>
    <w:rsid w:val="001428D5"/>
    <w:rsid w:val="001439D7"/>
    <w:rsid w:val="00144A9C"/>
    <w:rsid w:val="00145486"/>
    <w:rsid w:val="001456FF"/>
    <w:rsid w:val="00145722"/>
    <w:rsid w:val="00145EB9"/>
    <w:rsid w:val="00146A9B"/>
    <w:rsid w:val="00146E53"/>
    <w:rsid w:val="00147736"/>
    <w:rsid w:val="00147AFA"/>
    <w:rsid w:val="00150231"/>
    <w:rsid w:val="00151A29"/>
    <w:rsid w:val="00151C34"/>
    <w:rsid w:val="00152844"/>
    <w:rsid w:val="001528FA"/>
    <w:rsid w:val="00152A1C"/>
    <w:rsid w:val="0015333B"/>
    <w:rsid w:val="00153A58"/>
    <w:rsid w:val="00154293"/>
    <w:rsid w:val="00154955"/>
    <w:rsid w:val="00155F5B"/>
    <w:rsid w:val="001572F4"/>
    <w:rsid w:val="0015773C"/>
    <w:rsid w:val="00161740"/>
    <w:rsid w:val="00162AFA"/>
    <w:rsid w:val="00162E49"/>
    <w:rsid w:val="00162F88"/>
    <w:rsid w:val="00163A20"/>
    <w:rsid w:val="001645EC"/>
    <w:rsid w:val="00166234"/>
    <w:rsid w:val="001665F9"/>
    <w:rsid w:val="00166A44"/>
    <w:rsid w:val="00166CB3"/>
    <w:rsid w:val="00166D46"/>
    <w:rsid w:val="00167C20"/>
    <w:rsid w:val="00170054"/>
    <w:rsid w:val="00170519"/>
    <w:rsid w:val="001706D4"/>
    <w:rsid w:val="00170B9A"/>
    <w:rsid w:val="00171DCB"/>
    <w:rsid w:val="0017253C"/>
    <w:rsid w:val="00172F17"/>
    <w:rsid w:val="001730D5"/>
    <w:rsid w:val="00173422"/>
    <w:rsid w:val="0017390B"/>
    <w:rsid w:val="001745C3"/>
    <w:rsid w:val="00175B85"/>
    <w:rsid w:val="001765CA"/>
    <w:rsid w:val="001774A4"/>
    <w:rsid w:val="00182CDD"/>
    <w:rsid w:val="001834E2"/>
    <w:rsid w:val="0018418B"/>
    <w:rsid w:val="001848AA"/>
    <w:rsid w:val="00184B52"/>
    <w:rsid w:val="00184FE8"/>
    <w:rsid w:val="0018664C"/>
    <w:rsid w:val="001870AB"/>
    <w:rsid w:val="00187D6B"/>
    <w:rsid w:val="00190338"/>
    <w:rsid w:val="00190B3F"/>
    <w:rsid w:val="001916CA"/>
    <w:rsid w:val="001918BE"/>
    <w:rsid w:val="0019270B"/>
    <w:rsid w:val="00193583"/>
    <w:rsid w:val="00193C28"/>
    <w:rsid w:val="00195185"/>
    <w:rsid w:val="00195833"/>
    <w:rsid w:val="00195C51"/>
    <w:rsid w:val="001A04C5"/>
    <w:rsid w:val="001A0B0C"/>
    <w:rsid w:val="001A28A8"/>
    <w:rsid w:val="001A2A85"/>
    <w:rsid w:val="001A2E23"/>
    <w:rsid w:val="001A3761"/>
    <w:rsid w:val="001A5B50"/>
    <w:rsid w:val="001A696C"/>
    <w:rsid w:val="001A7429"/>
    <w:rsid w:val="001B0F10"/>
    <w:rsid w:val="001B2295"/>
    <w:rsid w:val="001B2309"/>
    <w:rsid w:val="001B247C"/>
    <w:rsid w:val="001B30E8"/>
    <w:rsid w:val="001B4E79"/>
    <w:rsid w:val="001B5392"/>
    <w:rsid w:val="001B6468"/>
    <w:rsid w:val="001B64EF"/>
    <w:rsid w:val="001B7A00"/>
    <w:rsid w:val="001B7C84"/>
    <w:rsid w:val="001B7F5E"/>
    <w:rsid w:val="001C0D1E"/>
    <w:rsid w:val="001C1712"/>
    <w:rsid w:val="001C207C"/>
    <w:rsid w:val="001C2B2E"/>
    <w:rsid w:val="001C2BDD"/>
    <w:rsid w:val="001C3A33"/>
    <w:rsid w:val="001C4605"/>
    <w:rsid w:val="001C55C0"/>
    <w:rsid w:val="001C6EC6"/>
    <w:rsid w:val="001C703E"/>
    <w:rsid w:val="001C76EA"/>
    <w:rsid w:val="001D03A8"/>
    <w:rsid w:val="001D0977"/>
    <w:rsid w:val="001D0DB7"/>
    <w:rsid w:val="001D122E"/>
    <w:rsid w:val="001D1439"/>
    <w:rsid w:val="001D299B"/>
    <w:rsid w:val="001D2BFC"/>
    <w:rsid w:val="001D3313"/>
    <w:rsid w:val="001D4071"/>
    <w:rsid w:val="001D409B"/>
    <w:rsid w:val="001D6812"/>
    <w:rsid w:val="001D73B6"/>
    <w:rsid w:val="001D747F"/>
    <w:rsid w:val="001E1141"/>
    <w:rsid w:val="001E162D"/>
    <w:rsid w:val="001E1AF5"/>
    <w:rsid w:val="001E2050"/>
    <w:rsid w:val="001E31FB"/>
    <w:rsid w:val="001E36F9"/>
    <w:rsid w:val="001E38E8"/>
    <w:rsid w:val="001E3914"/>
    <w:rsid w:val="001E5156"/>
    <w:rsid w:val="001E5554"/>
    <w:rsid w:val="001E55C3"/>
    <w:rsid w:val="001E56E6"/>
    <w:rsid w:val="001E6893"/>
    <w:rsid w:val="001E77E3"/>
    <w:rsid w:val="001F107A"/>
    <w:rsid w:val="001F1B79"/>
    <w:rsid w:val="001F20E0"/>
    <w:rsid w:val="001F2AF1"/>
    <w:rsid w:val="001F353B"/>
    <w:rsid w:val="001F3702"/>
    <w:rsid w:val="001F3979"/>
    <w:rsid w:val="001F52AF"/>
    <w:rsid w:val="001F5D19"/>
    <w:rsid w:val="001F5DF3"/>
    <w:rsid w:val="001F7103"/>
    <w:rsid w:val="001F787B"/>
    <w:rsid w:val="001F7E01"/>
    <w:rsid w:val="00200614"/>
    <w:rsid w:val="00201A5E"/>
    <w:rsid w:val="0020222B"/>
    <w:rsid w:val="002028FD"/>
    <w:rsid w:val="002032F6"/>
    <w:rsid w:val="00203D60"/>
    <w:rsid w:val="00204E2A"/>
    <w:rsid w:val="002060DA"/>
    <w:rsid w:val="00206921"/>
    <w:rsid w:val="0020771C"/>
    <w:rsid w:val="00207EB6"/>
    <w:rsid w:val="002104E8"/>
    <w:rsid w:val="00211208"/>
    <w:rsid w:val="00211832"/>
    <w:rsid w:val="00211D4E"/>
    <w:rsid w:val="00211F04"/>
    <w:rsid w:val="00213A35"/>
    <w:rsid w:val="00215A33"/>
    <w:rsid w:val="00215D2D"/>
    <w:rsid w:val="00216417"/>
    <w:rsid w:val="002165A5"/>
    <w:rsid w:val="00216665"/>
    <w:rsid w:val="00216BBA"/>
    <w:rsid w:val="00217A1F"/>
    <w:rsid w:val="00220951"/>
    <w:rsid w:val="00220986"/>
    <w:rsid w:val="0022125D"/>
    <w:rsid w:val="0022125E"/>
    <w:rsid w:val="00222651"/>
    <w:rsid w:val="00222E90"/>
    <w:rsid w:val="00223018"/>
    <w:rsid w:val="002240FB"/>
    <w:rsid w:val="00224F8C"/>
    <w:rsid w:val="00225D6C"/>
    <w:rsid w:val="00227900"/>
    <w:rsid w:val="00227D57"/>
    <w:rsid w:val="00230862"/>
    <w:rsid w:val="00230A58"/>
    <w:rsid w:val="00231EE9"/>
    <w:rsid w:val="0023377B"/>
    <w:rsid w:val="00234934"/>
    <w:rsid w:val="00234945"/>
    <w:rsid w:val="0023524E"/>
    <w:rsid w:val="00236DAB"/>
    <w:rsid w:val="00240984"/>
    <w:rsid w:val="00240A19"/>
    <w:rsid w:val="00240B0D"/>
    <w:rsid w:val="00242221"/>
    <w:rsid w:val="00242DF8"/>
    <w:rsid w:val="00242E42"/>
    <w:rsid w:val="00242F3A"/>
    <w:rsid w:val="002440B6"/>
    <w:rsid w:val="00244B77"/>
    <w:rsid w:val="00245191"/>
    <w:rsid w:val="002454F5"/>
    <w:rsid w:val="00245532"/>
    <w:rsid w:val="00246C37"/>
    <w:rsid w:val="00246FC1"/>
    <w:rsid w:val="002479AE"/>
    <w:rsid w:val="002503FE"/>
    <w:rsid w:val="00250E2D"/>
    <w:rsid w:val="0025162C"/>
    <w:rsid w:val="00251D46"/>
    <w:rsid w:val="0025276B"/>
    <w:rsid w:val="0025287B"/>
    <w:rsid w:val="002528FF"/>
    <w:rsid w:val="00252E45"/>
    <w:rsid w:val="002531E4"/>
    <w:rsid w:val="00253363"/>
    <w:rsid w:val="0025361F"/>
    <w:rsid w:val="00253D51"/>
    <w:rsid w:val="0025550F"/>
    <w:rsid w:val="002559D5"/>
    <w:rsid w:val="00255AF4"/>
    <w:rsid w:val="002560AF"/>
    <w:rsid w:val="002574EB"/>
    <w:rsid w:val="00257BA0"/>
    <w:rsid w:val="00260072"/>
    <w:rsid w:val="00262A56"/>
    <w:rsid w:val="00262C9B"/>
    <w:rsid w:val="00263DE1"/>
    <w:rsid w:val="00264148"/>
    <w:rsid w:val="00264E84"/>
    <w:rsid w:val="00265654"/>
    <w:rsid w:val="00265AAC"/>
    <w:rsid w:val="00265C0B"/>
    <w:rsid w:val="00265E92"/>
    <w:rsid w:val="00266336"/>
    <w:rsid w:val="00266D73"/>
    <w:rsid w:val="00270B43"/>
    <w:rsid w:val="00270DD7"/>
    <w:rsid w:val="00273A40"/>
    <w:rsid w:val="00273A44"/>
    <w:rsid w:val="00273C32"/>
    <w:rsid w:val="00274B84"/>
    <w:rsid w:val="00275635"/>
    <w:rsid w:val="00280195"/>
    <w:rsid w:val="00281752"/>
    <w:rsid w:val="002818CD"/>
    <w:rsid w:val="002826D8"/>
    <w:rsid w:val="002839D1"/>
    <w:rsid w:val="00283DAD"/>
    <w:rsid w:val="002843AE"/>
    <w:rsid w:val="00287EEA"/>
    <w:rsid w:val="00290145"/>
    <w:rsid w:val="00291DED"/>
    <w:rsid w:val="00292F1D"/>
    <w:rsid w:val="002944F1"/>
    <w:rsid w:val="002945CB"/>
    <w:rsid w:val="00294AC2"/>
    <w:rsid w:val="002A0083"/>
    <w:rsid w:val="002A0C94"/>
    <w:rsid w:val="002A106F"/>
    <w:rsid w:val="002A13FA"/>
    <w:rsid w:val="002A1C28"/>
    <w:rsid w:val="002A20A6"/>
    <w:rsid w:val="002A22CD"/>
    <w:rsid w:val="002A27B5"/>
    <w:rsid w:val="002A2AD9"/>
    <w:rsid w:val="002A2F93"/>
    <w:rsid w:val="002A3148"/>
    <w:rsid w:val="002A34D6"/>
    <w:rsid w:val="002A4445"/>
    <w:rsid w:val="002A4999"/>
    <w:rsid w:val="002A4BA9"/>
    <w:rsid w:val="002A59C9"/>
    <w:rsid w:val="002A61C8"/>
    <w:rsid w:val="002A66DC"/>
    <w:rsid w:val="002A6E5A"/>
    <w:rsid w:val="002A7FB9"/>
    <w:rsid w:val="002B07CF"/>
    <w:rsid w:val="002B10A4"/>
    <w:rsid w:val="002B115A"/>
    <w:rsid w:val="002B1460"/>
    <w:rsid w:val="002B28BA"/>
    <w:rsid w:val="002B2916"/>
    <w:rsid w:val="002B3A40"/>
    <w:rsid w:val="002B3CA4"/>
    <w:rsid w:val="002B3E80"/>
    <w:rsid w:val="002B4748"/>
    <w:rsid w:val="002B4B1D"/>
    <w:rsid w:val="002B53BA"/>
    <w:rsid w:val="002B582C"/>
    <w:rsid w:val="002B63E0"/>
    <w:rsid w:val="002B6B81"/>
    <w:rsid w:val="002B7383"/>
    <w:rsid w:val="002B757D"/>
    <w:rsid w:val="002B7CC4"/>
    <w:rsid w:val="002C0D3B"/>
    <w:rsid w:val="002C1BE6"/>
    <w:rsid w:val="002C1E32"/>
    <w:rsid w:val="002C2463"/>
    <w:rsid w:val="002C266F"/>
    <w:rsid w:val="002C2DEB"/>
    <w:rsid w:val="002C3545"/>
    <w:rsid w:val="002C3BC6"/>
    <w:rsid w:val="002C3E45"/>
    <w:rsid w:val="002C3F7D"/>
    <w:rsid w:val="002C4B4A"/>
    <w:rsid w:val="002C4C33"/>
    <w:rsid w:val="002C4E0F"/>
    <w:rsid w:val="002C5407"/>
    <w:rsid w:val="002C5751"/>
    <w:rsid w:val="002C5C23"/>
    <w:rsid w:val="002C6FA0"/>
    <w:rsid w:val="002C79FE"/>
    <w:rsid w:val="002D079F"/>
    <w:rsid w:val="002D28B3"/>
    <w:rsid w:val="002D2F01"/>
    <w:rsid w:val="002D40E7"/>
    <w:rsid w:val="002D4C20"/>
    <w:rsid w:val="002D5598"/>
    <w:rsid w:val="002D5C3E"/>
    <w:rsid w:val="002D6B65"/>
    <w:rsid w:val="002D6EBC"/>
    <w:rsid w:val="002D6F42"/>
    <w:rsid w:val="002D78A2"/>
    <w:rsid w:val="002D7B02"/>
    <w:rsid w:val="002E01AB"/>
    <w:rsid w:val="002E0C57"/>
    <w:rsid w:val="002E2217"/>
    <w:rsid w:val="002E2277"/>
    <w:rsid w:val="002E26EF"/>
    <w:rsid w:val="002E286D"/>
    <w:rsid w:val="002E2AEB"/>
    <w:rsid w:val="002E3034"/>
    <w:rsid w:val="002E3953"/>
    <w:rsid w:val="002E39F6"/>
    <w:rsid w:val="002E3FC0"/>
    <w:rsid w:val="002E48DE"/>
    <w:rsid w:val="002E6362"/>
    <w:rsid w:val="002E681E"/>
    <w:rsid w:val="002F02E7"/>
    <w:rsid w:val="002F04B7"/>
    <w:rsid w:val="002F12B7"/>
    <w:rsid w:val="002F16E9"/>
    <w:rsid w:val="002F2B7C"/>
    <w:rsid w:val="002F2FB0"/>
    <w:rsid w:val="002F3020"/>
    <w:rsid w:val="002F491E"/>
    <w:rsid w:val="002F4EA9"/>
    <w:rsid w:val="002F70E0"/>
    <w:rsid w:val="002F7A1C"/>
    <w:rsid w:val="002F7FA5"/>
    <w:rsid w:val="0030051F"/>
    <w:rsid w:val="003022C6"/>
    <w:rsid w:val="0030262B"/>
    <w:rsid w:val="00302C4A"/>
    <w:rsid w:val="00303974"/>
    <w:rsid w:val="00303F24"/>
    <w:rsid w:val="0030503D"/>
    <w:rsid w:val="00305172"/>
    <w:rsid w:val="00305B2F"/>
    <w:rsid w:val="003071AB"/>
    <w:rsid w:val="00310146"/>
    <w:rsid w:val="00310411"/>
    <w:rsid w:val="00310B26"/>
    <w:rsid w:val="003110F3"/>
    <w:rsid w:val="00311732"/>
    <w:rsid w:val="003117AE"/>
    <w:rsid w:val="0031267C"/>
    <w:rsid w:val="003127FC"/>
    <w:rsid w:val="0031333D"/>
    <w:rsid w:val="00314C5C"/>
    <w:rsid w:val="00314EFA"/>
    <w:rsid w:val="0031508C"/>
    <w:rsid w:val="00315A7E"/>
    <w:rsid w:val="0031639F"/>
    <w:rsid w:val="00316CE7"/>
    <w:rsid w:val="00316D68"/>
    <w:rsid w:val="003177DE"/>
    <w:rsid w:val="0032002E"/>
    <w:rsid w:val="00320D92"/>
    <w:rsid w:val="0032151A"/>
    <w:rsid w:val="00323A49"/>
    <w:rsid w:val="00323D6D"/>
    <w:rsid w:val="00323F21"/>
    <w:rsid w:val="00324545"/>
    <w:rsid w:val="00324F31"/>
    <w:rsid w:val="00325ABF"/>
    <w:rsid w:val="003263C9"/>
    <w:rsid w:val="00327091"/>
    <w:rsid w:val="00327D96"/>
    <w:rsid w:val="003302B3"/>
    <w:rsid w:val="003303FD"/>
    <w:rsid w:val="00330603"/>
    <w:rsid w:val="003306BC"/>
    <w:rsid w:val="0033134A"/>
    <w:rsid w:val="003317C4"/>
    <w:rsid w:val="0033232A"/>
    <w:rsid w:val="003334DD"/>
    <w:rsid w:val="00333584"/>
    <w:rsid w:val="00333CD8"/>
    <w:rsid w:val="00333FA0"/>
    <w:rsid w:val="00336331"/>
    <w:rsid w:val="00336477"/>
    <w:rsid w:val="0033746E"/>
    <w:rsid w:val="00337B49"/>
    <w:rsid w:val="00340761"/>
    <w:rsid w:val="00340764"/>
    <w:rsid w:val="00341EFD"/>
    <w:rsid w:val="00343D0C"/>
    <w:rsid w:val="003448A1"/>
    <w:rsid w:val="00345662"/>
    <w:rsid w:val="0034696F"/>
    <w:rsid w:val="003469E5"/>
    <w:rsid w:val="00346A0D"/>
    <w:rsid w:val="003509AF"/>
    <w:rsid w:val="003514B2"/>
    <w:rsid w:val="0035150E"/>
    <w:rsid w:val="00351C83"/>
    <w:rsid w:val="00351F24"/>
    <w:rsid w:val="0035222B"/>
    <w:rsid w:val="00352B71"/>
    <w:rsid w:val="00352C7F"/>
    <w:rsid w:val="00352D11"/>
    <w:rsid w:val="00352D5F"/>
    <w:rsid w:val="003531E3"/>
    <w:rsid w:val="003550B2"/>
    <w:rsid w:val="003569E7"/>
    <w:rsid w:val="00356A5D"/>
    <w:rsid w:val="00356DD6"/>
    <w:rsid w:val="0035798A"/>
    <w:rsid w:val="00360064"/>
    <w:rsid w:val="00361099"/>
    <w:rsid w:val="00361D6B"/>
    <w:rsid w:val="00362C22"/>
    <w:rsid w:val="00362E70"/>
    <w:rsid w:val="003633D2"/>
    <w:rsid w:val="0036341C"/>
    <w:rsid w:val="00363568"/>
    <w:rsid w:val="00363639"/>
    <w:rsid w:val="0036564B"/>
    <w:rsid w:val="00366107"/>
    <w:rsid w:val="0036615F"/>
    <w:rsid w:val="00366956"/>
    <w:rsid w:val="003674DE"/>
    <w:rsid w:val="0037072E"/>
    <w:rsid w:val="00370E79"/>
    <w:rsid w:val="00370FCD"/>
    <w:rsid w:val="0037124E"/>
    <w:rsid w:val="00373442"/>
    <w:rsid w:val="0037418F"/>
    <w:rsid w:val="003744F3"/>
    <w:rsid w:val="003772BB"/>
    <w:rsid w:val="00377384"/>
    <w:rsid w:val="00377F2E"/>
    <w:rsid w:val="0038069D"/>
    <w:rsid w:val="00381158"/>
    <w:rsid w:val="00381A40"/>
    <w:rsid w:val="00381DF5"/>
    <w:rsid w:val="0038204D"/>
    <w:rsid w:val="003829F0"/>
    <w:rsid w:val="00384065"/>
    <w:rsid w:val="00384C0D"/>
    <w:rsid w:val="00385083"/>
    <w:rsid w:val="003852F7"/>
    <w:rsid w:val="0038663E"/>
    <w:rsid w:val="003866DA"/>
    <w:rsid w:val="003866DB"/>
    <w:rsid w:val="003869FD"/>
    <w:rsid w:val="00386D5F"/>
    <w:rsid w:val="00387362"/>
    <w:rsid w:val="003873BD"/>
    <w:rsid w:val="003904BB"/>
    <w:rsid w:val="0039117B"/>
    <w:rsid w:val="00391BF0"/>
    <w:rsid w:val="003922E9"/>
    <w:rsid w:val="00392B62"/>
    <w:rsid w:val="00393615"/>
    <w:rsid w:val="00393748"/>
    <w:rsid w:val="0039469E"/>
    <w:rsid w:val="0039664E"/>
    <w:rsid w:val="003A0CF7"/>
    <w:rsid w:val="003A28A8"/>
    <w:rsid w:val="003A3B69"/>
    <w:rsid w:val="003A492C"/>
    <w:rsid w:val="003A529F"/>
    <w:rsid w:val="003A6213"/>
    <w:rsid w:val="003A62FA"/>
    <w:rsid w:val="003A63FA"/>
    <w:rsid w:val="003A6B1A"/>
    <w:rsid w:val="003A6FA5"/>
    <w:rsid w:val="003A704E"/>
    <w:rsid w:val="003B1103"/>
    <w:rsid w:val="003B1662"/>
    <w:rsid w:val="003B182E"/>
    <w:rsid w:val="003B27BF"/>
    <w:rsid w:val="003B28B6"/>
    <w:rsid w:val="003B3277"/>
    <w:rsid w:val="003B4109"/>
    <w:rsid w:val="003B4343"/>
    <w:rsid w:val="003B4AF7"/>
    <w:rsid w:val="003B56FB"/>
    <w:rsid w:val="003B579C"/>
    <w:rsid w:val="003B6BC6"/>
    <w:rsid w:val="003C01DD"/>
    <w:rsid w:val="003C18FD"/>
    <w:rsid w:val="003C393A"/>
    <w:rsid w:val="003C3B10"/>
    <w:rsid w:val="003C3E40"/>
    <w:rsid w:val="003C44D8"/>
    <w:rsid w:val="003C5751"/>
    <w:rsid w:val="003C646D"/>
    <w:rsid w:val="003C686C"/>
    <w:rsid w:val="003C70D8"/>
    <w:rsid w:val="003D0D0E"/>
    <w:rsid w:val="003D37E0"/>
    <w:rsid w:val="003D4603"/>
    <w:rsid w:val="003D4C82"/>
    <w:rsid w:val="003D4D63"/>
    <w:rsid w:val="003D591C"/>
    <w:rsid w:val="003D70C6"/>
    <w:rsid w:val="003D7C67"/>
    <w:rsid w:val="003E0988"/>
    <w:rsid w:val="003E0E49"/>
    <w:rsid w:val="003E1388"/>
    <w:rsid w:val="003E181B"/>
    <w:rsid w:val="003E1E92"/>
    <w:rsid w:val="003E2209"/>
    <w:rsid w:val="003E2879"/>
    <w:rsid w:val="003E3223"/>
    <w:rsid w:val="003E350C"/>
    <w:rsid w:val="003E391A"/>
    <w:rsid w:val="003E3EFE"/>
    <w:rsid w:val="003E4F7A"/>
    <w:rsid w:val="003E5134"/>
    <w:rsid w:val="003E5FFF"/>
    <w:rsid w:val="003E60F1"/>
    <w:rsid w:val="003E650C"/>
    <w:rsid w:val="003E65CD"/>
    <w:rsid w:val="003E71F2"/>
    <w:rsid w:val="003E73EC"/>
    <w:rsid w:val="003E75C5"/>
    <w:rsid w:val="003F0087"/>
    <w:rsid w:val="003F0BFE"/>
    <w:rsid w:val="003F1E1F"/>
    <w:rsid w:val="003F2150"/>
    <w:rsid w:val="003F2DDE"/>
    <w:rsid w:val="003F39F9"/>
    <w:rsid w:val="003F48B0"/>
    <w:rsid w:val="003F4C2D"/>
    <w:rsid w:val="003F4FAB"/>
    <w:rsid w:val="003F56FC"/>
    <w:rsid w:val="003F5B99"/>
    <w:rsid w:val="003F6710"/>
    <w:rsid w:val="003F6B3C"/>
    <w:rsid w:val="003F735A"/>
    <w:rsid w:val="003F7805"/>
    <w:rsid w:val="00400246"/>
    <w:rsid w:val="004008A6"/>
    <w:rsid w:val="00403515"/>
    <w:rsid w:val="00403817"/>
    <w:rsid w:val="00407382"/>
    <w:rsid w:val="0040743E"/>
    <w:rsid w:val="00407AD6"/>
    <w:rsid w:val="00410080"/>
    <w:rsid w:val="00410FA7"/>
    <w:rsid w:val="00411793"/>
    <w:rsid w:val="00412DF1"/>
    <w:rsid w:val="00413535"/>
    <w:rsid w:val="00413C23"/>
    <w:rsid w:val="004150DC"/>
    <w:rsid w:val="004153F2"/>
    <w:rsid w:val="004163A5"/>
    <w:rsid w:val="004172B0"/>
    <w:rsid w:val="00420001"/>
    <w:rsid w:val="004204E4"/>
    <w:rsid w:val="00420667"/>
    <w:rsid w:val="00420960"/>
    <w:rsid w:val="00421608"/>
    <w:rsid w:val="00421BD9"/>
    <w:rsid w:val="00423062"/>
    <w:rsid w:val="004235B6"/>
    <w:rsid w:val="004239BD"/>
    <w:rsid w:val="004239D3"/>
    <w:rsid w:val="004246FA"/>
    <w:rsid w:val="0042559F"/>
    <w:rsid w:val="0042571C"/>
    <w:rsid w:val="004258AC"/>
    <w:rsid w:val="00426293"/>
    <w:rsid w:val="00427C86"/>
    <w:rsid w:val="00427D0F"/>
    <w:rsid w:val="00427E48"/>
    <w:rsid w:val="00430E34"/>
    <w:rsid w:val="00433BAD"/>
    <w:rsid w:val="004341A7"/>
    <w:rsid w:val="00435073"/>
    <w:rsid w:val="00435429"/>
    <w:rsid w:val="004354FC"/>
    <w:rsid w:val="004370B8"/>
    <w:rsid w:val="00437C67"/>
    <w:rsid w:val="00440093"/>
    <w:rsid w:val="00441D3F"/>
    <w:rsid w:val="004424A7"/>
    <w:rsid w:val="0044413E"/>
    <w:rsid w:val="004447FF"/>
    <w:rsid w:val="00444CF8"/>
    <w:rsid w:val="00445099"/>
    <w:rsid w:val="00445EFC"/>
    <w:rsid w:val="00445F33"/>
    <w:rsid w:val="00446331"/>
    <w:rsid w:val="00446FE9"/>
    <w:rsid w:val="004471D1"/>
    <w:rsid w:val="004471D6"/>
    <w:rsid w:val="00447D8B"/>
    <w:rsid w:val="00451380"/>
    <w:rsid w:val="00451483"/>
    <w:rsid w:val="00451764"/>
    <w:rsid w:val="0045233A"/>
    <w:rsid w:val="004534D1"/>
    <w:rsid w:val="00454DB9"/>
    <w:rsid w:val="00454F4F"/>
    <w:rsid w:val="004562FE"/>
    <w:rsid w:val="004569D9"/>
    <w:rsid w:val="00456EF6"/>
    <w:rsid w:val="004571F2"/>
    <w:rsid w:val="00460EC8"/>
    <w:rsid w:val="00462362"/>
    <w:rsid w:val="004624D2"/>
    <w:rsid w:val="00463BC5"/>
    <w:rsid w:val="00463BFA"/>
    <w:rsid w:val="00463E46"/>
    <w:rsid w:val="00464012"/>
    <w:rsid w:val="00465A44"/>
    <w:rsid w:val="00465F65"/>
    <w:rsid w:val="004661C0"/>
    <w:rsid w:val="00466AE8"/>
    <w:rsid w:val="0046727B"/>
    <w:rsid w:val="004673A4"/>
    <w:rsid w:val="00470394"/>
    <w:rsid w:val="00471CC1"/>
    <w:rsid w:val="004721B1"/>
    <w:rsid w:val="00472F8D"/>
    <w:rsid w:val="0047330C"/>
    <w:rsid w:val="004739B8"/>
    <w:rsid w:val="00473B68"/>
    <w:rsid w:val="0047413F"/>
    <w:rsid w:val="0047454C"/>
    <w:rsid w:val="00474B4F"/>
    <w:rsid w:val="0047635B"/>
    <w:rsid w:val="004766D9"/>
    <w:rsid w:val="00477899"/>
    <w:rsid w:val="0047791D"/>
    <w:rsid w:val="0048092D"/>
    <w:rsid w:val="004820A6"/>
    <w:rsid w:val="00482B36"/>
    <w:rsid w:val="0048308C"/>
    <w:rsid w:val="00484EE0"/>
    <w:rsid w:val="00485229"/>
    <w:rsid w:val="0048615F"/>
    <w:rsid w:val="00486746"/>
    <w:rsid w:val="00486AC3"/>
    <w:rsid w:val="0048714D"/>
    <w:rsid w:val="004874CB"/>
    <w:rsid w:val="0048774D"/>
    <w:rsid w:val="00487766"/>
    <w:rsid w:val="00487925"/>
    <w:rsid w:val="00490206"/>
    <w:rsid w:val="00490680"/>
    <w:rsid w:val="00492711"/>
    <w:rsid w:val="004937FF"/>
    <w:rsid w:val="00493975"/>
    <w:rsid w:val="004939C4"/>
    <w:rsid w:val="00493C56"/>
    <w:rsid w:val="004946EE"/>
    <w:rsid w:val="00494EB4"/>
    <w:rsid w:val="00495014"/>
    <w:rsid w:val="00495EF5"/>
    <w:rsid w:val="00496293"/>
    <w:rsid w:val="0049770B"/>
    <w:rsid w:val="00497869"/>
    <w:rsid w:val="004A065E"/>
    <w:rsid w:val="004A0A6B"/>
    <w:rsid w:val="004A12E8"/>
    <w:rsid w:val="004A12EB"/>
    <w:rsid w:val="004A1688"/>
    <w:rsid w:val="004A18CA"/>
    <w:rsid w:val="004A1F31"/>
    <w:rsid w:val="004A2CE3"/>
    <w:rsid w:val="004A4130"/>
    <w:rsid w:val="004A5AF2"/>
    <w:rsid w:val="004A5D30"/>
    <w:rsid w:val="004A610F"/>
    <w:rsid w:val="004A6DBD"/>
    <w:rsid w:val="004B2389"/>
    <w:rsid w:val="004B2C0A"/>
    <w:rsid w:val="004B2F47"/>
    <w:rsid w:val="004B3BC7"/>
    <w:rsid w:val="004B55DE"/>
    <w:rsid w:val="004B57BD"/>
    <w:rsid w:val="004B708E"/>
    <w:rsid w:val="004B71CF"/>
    <w:rsid w:val="004C0F97"/>
    <w:rsid w:val="004C45BE"/>
    <w:rsid w:val="004C510F"/>
    <w:rsid w:val="004C55A0"/>
    <w:rsid w:val="004C5981"/>
    <w:rsid w:val="004C6020"/>
    <w:rsid w:val="004C7042"/>
    <w:rsid w:val="004C782A"/>
    <w:rsid w:val="004C7DB2"/>
    <w:rsid w:val="004D07CA"/>
    <w:rsid w:val="004D1B5B"/>
    <w:rsid w:val="004D23E6"/>
    <w:rsid w:val="004D26E2"/>
    <w:rsid w:val="004D2823"/>
    <w:rsid w:val="004D38EC"/>
    <w:rsid w:val="004D50CA"/>
    <w:rsid w:val="004D6591"/>
    <w:rsid w:val="004D6D9E"/>
    <w:rsid w:val="004D7A9A"/>
    <w:rsid w:val="004E0768"/>
    <w:rsid w:val="004E1076"/>
    <w:rsid w:val="004E1334"/>
    <w:rsid w:val="004E1795"/>
    <w:rsid w:val="004E2B2C"/>
    <w:rsid w:val="004E34D9"/>
    <w:rsid w:val="004E35A1"/>
    <w:rsid w:val="004E4899"/>
    <w:rsid w:val="004E55D7"/>
    <w:rsid w:val="004E5F05"/>
    <w:rsid w:val="004E7B08"/>
    <w:rsid w:val="004F0325"/>
    <w:rsid w:val="004F05F7"/>
    <w:rsid w:val="004F1009"/>
    <w:rsid w:val="004F1A74"/>
    <w:rsid w:val="004F2299"/>
    <w:rsid w:val="004F2E50"/>
    <w:rsid w:val="004F3235"/>
    <w:rsid w:val="004F4010"/>
    <w:rsid w:val="004F4AE3"/>
    <w:rsid w:val="004F4DD1"/>
    <w:rsid w:val="00501776"/>
    <w:rsid w:val="00501787"/>
    <w:rsid w:val="005017F8"/>
    <w:rsid w:val="005021BE"/>
    <w:rsid w:val="00502311"/>
    <w:rsid w:val="00503CA2"/>
    <w:rsid w:val="0050422E"/>
    <w:rsid w:val="00504AD5"/>
    <w:rsid w:val="00505685"/>
    <w:rsid w:val="0050592F"/>
    <w:rsid w:val="00505958"/>
    <w:rsid w:val="00505F30"/>
    <w:rsid w:val="005062A8"/>
    <w:rsid w:val="00506F31"/>
    <w:rsid w:val="005072D1"/>
    <w:rsid w:val="0050768D"/>
    <w:rsid w:val="00507B97"/>
    <w:rsid w:val="0051000E"/>
    <w:rsid w:val="00510996"/>
    <w:rsid w:val="00510CA9"/>
    <w:rsid w:val="00511857"/>
    <w:rsid w:val="00512173"/>
    <w:rsid w:val="00512205"/>
    <w:rsid w:val="005129AF"/>
    <w:rsid w:val="00512FA2"/>
    <w:rsid w:val="00514F5D"/>
    <w:rsid w:val="005152B3"/>
    <w:rsid w:val="00515738"/>
    <w:rsid w:val="00517985"/>
    <w:rsid w:val="00517E56"/>
    <w:rsid w:val="00517F3F"/>
    <w:rsid w:val="005201D2"/>
    <w:rsid w:val="00520EDB"/>
    <w:rsid w:val="00521594"/>
    <w:rsid w:val="005226BB"/>
    <w:rsid w:val="00522FAB"/>
    <w:rsid w:val="0052375A"/>
    <w:rsid w:val="0052396D"/>
    <w:rsid w:val="00523CC5"/>
    <w:rsid w:val="00524B34"/>
    <w:rsid w:val="00525100"/>
    <w:rsid w:val="00525205"/>
    <w:rsid w:val="0052597B"/>
    <w:rsid w:val="00525F66"/>
    <w:rsid w:val="0052664B"/>
    <w:rsid w:val="00527EB5"/>
    <w:rsid w:val="00530A3E"/>
    <w:rsid w:val="005312F7"/>
    <w:rsid w:val="005329F5"/>
    <w:rsid w:val="00533B71"/>
    <w:rsid w:val="005343DA"/>
    <w:rsid w:val="00534704"/>
    <w:rsid w:val="005353F6"/>
    <w:rsid w:val="005356CC"/>
    <w:rsid w:val="005359A7"/>
    <w:rsid w:val="005371CD"/>
    <w:rsid w:val="00537334"/>
    <w:rsid w:val="00537956"/>
    <w:rsid w:val="00537E09"/>
    <w:rsid w:val="005402BD"/>
    <w:rsid w:val="0054068B"/>
    <w:rsid w:val="00540828"/>
    <w:rsid w:val="00540BBE"/>
    <w:rsid w:val="005415B3"/>
    <w:rsid w:val="0054161D"/>
    <w:rsid w:val="0054164F"/>
    <w:rsid w:val="0054245F"/>
    <w:rsid w:val="00542E19"/>
    <w:rsid w:val="00543400"/>
    <w:rsid w:val="005440B1"/>
    <w:rsid w:val="005451AC"/>
    <w:rsid w:val="00545B63"/>
    <w:rsid w:val="00546734"/>
    <w:rsid w:val="00546D72"/>
    <w:rsid w:val="00546D7E"/>
    <w:rsid w:val="00546EB3"/>
    <w:rsid w:val="00547EF1"/>
    <w:rsid w:val="00547F73"/>
    <w:rsid w:val="00550AD4"/>
    <w:rsid w:val="00551453"/>
    <w:rsid w:val="005516AA"/>
    <w:rsid w:val="005543A9"/>
    <w:rsid w:val="00554A0F"/>
    <w:rsid w:val="005579D0"/>
    <w:rsid w:val="00557F6E"/>
    <w:rsid w:val="0056007D"/>
    <w:rsid w:val="00560524"/>
    <w:rsid w:val="00562E72"/>
    <w:rsid w:val="00567E11"/>
    <w:rsid w:val="00567FCE"/>
    <w:rsid w:val="005702B6"/>
    <w:rsid w:val="00570562"/>
    <w:rsid w:val="005715D8"/>
    <w:rsid w:val="0057198D"/>
    <w:rsid w:val="00572163"/>
    <w:rsid w:val="005724BF"/>
    <w:rsid w:val="00572892"/>
    <w:rsid w:val="0057291D"/>
    <w:rsid w:val="0057439C"/>
    <w:rsid w:val="00574DBC"/>
    <w:rsid w:val="00575136"/>
    <w:rsid w:val="0057590A"/>
    <w:rsid w:val="00576575"/>
    <w:rsid w:val="00576FAE"/>
    <w:rsid w:val="0057778B"/>
    <w:rsid w:val="00577998"/>
    <w:rsid w:val="00577D94"/>
    <w:rsid w:val="005807B3"/>
    <w:rsid w:val="005812C5"/>
    <w:rsid w:val="00581A81"/>
    <w:rsid w:val="00582385"/>
    <w:rsid w:val="005824AE"/>
    <w:rsid w:val="00582916"/>
    <w:rsid w:val="00583EB8"/>
    <w:rsid w:val="00584160"/>
    <w:rsid w:val="005844E1"/>
    <w:rsid w:val="00584F99"/>
    <w:rsid w:val="00585BF9"/>
    <w:rsid w:val="005911AE"/>
    <w:rsid w:val="00591420"/>
    <w:rsid w:val="0059143E"/>
    <w:rsid w:val="00593117"/>
    <w:rsid w:val="00593982"/>
    <w:rsid w:val="00595BA6"/>
    <w:rsid w:val="005974B6"/>
    <w:rsid w:val="005A056B"/>
    <w:rsid w:val="005A0FDB"/>
    <w:rsid w:val="005A2367"/>
    <w:rsid w:val="005A2F3C"/>
    <w:rsid w:val="005A4202"/>
    <w:rsid w:val="005A4680"/>
    <w:rsid w:val="005A4869"/>
    <w:rsid w:val="005A53A6"/>
    <w:rsid w:val="005A55BC"/>
    <w:rsid w:val="005A7E1E"/>
    <w:rsid w:val="005B0D5C"/>
    <w:rsid w:val="005B134D"/>
    <w:rsid w:val="005B13A1"/>
    <w:rsid w:val="005B18B6"/>
    <w:rsid w:val="005B1C85"/>
    <w:rsid w:val="005B1E94"/>
    <w:rsid w:val="005B207F"/>
    <w:rsid w:val="005B2BB1"/>
    <w:rsid w:val="005B38B9"/>
    <w:rsid w:val="005B468D"/>
    <w:rsid w:val="005B63FE"/>
    <w:rsid w:val="005B6E19"/>
    <w:rsid w:val="005B7044"/>
    <w:rsid w:val="005B7842"/>
    <w:rsid w:val="005B7983"/>
    <w:rsid w:val="005B7AED"/>
    <w:rsid w:val="005C00D2"/>
    <w:rsid w:val="005C128B"/>
    <w:rsid w:val="005C1E42"/>
    <w:rsid w:val="005C1E9A"/>
    <w:rsid w:val="005C290A"/>
    <w:rsid w:val="005C2F61"/>
    <w:rsid w:val="005C47F0"/>
    <w:rsid w:val="005C55A7"/>
    <w:rsid w:val="005C66B2"/>
    <w:rsid w:val="005C6ED9"/>
    <w:rsid w:val="005D0F13"/>
    <w:rsid w:val="005D26CA"/>
    <w:rsid w:val="005D4006"/>
    <w:rsid w:val="005D458D"/>
    <w:rsid w:val="005D6490"/>
    <w:rsid w:val="005D6ABC"/>
    <w:rsid w:val="005D6D9B"/>
    <w:rsid w:val="005D724C"/>
    <w:rsid w:val="005D74B7"/>
    <w:rsid w:val="005D7A96"/>
    <w:rsid w:val="005E0A77"/>
    <w:rsid w:val="005E1A6E"/>
    <w:rsid w:val="005E2A8F"/>
    <w:rsid w:val="005E35BD"/>
    <w:rsid w:val="005E39B7"/>
    <w:rsid w:val="005E3BAC"/>
    <w:rsid w:val="005E40CC"/>
    <w:rsid w:val="005E4501"/>
    <w:rsid w:val="005E462C"/>
    <w:rsid w:val="005E5D74"/>
    <w:rsid w:val="005E6AAA"/>
    <w:rsid w:val="005E6E99"/>
    <w:rsid w:val="005E745E"/>
    <w:rsid w:val="005F120C"/>
    <w:rsid w:val="005F1744"/>
    <w:rsid w:val="005F1AE0"/>
    <w:rsid w:val="005F1FBF"/>
    <w:rsid w:val="005F25B5"/>
    <w:rsid w:val="005F2FA0"/>
    <w:rsid w:val="005F3149"/>
    <w:rsid w:val="005F336E"/>
    <w:rsid w:val="005F3838"/>
    <w:rsid w:val="005F38E7"/>
    <w:rsid w:val="005F45F3"/>
    <w:rsid w:val="005F4D16"/>
    <w:rsid w:val="005F5213"/>
    <w:rsid w:val="005F691D"/>
    <w:rsid w:val="005F6E4E"/>
    <w:rsid w:val="00600A0E"/>
    <w:rsid w:val="0060115C"/>
    <w:rsid w:val="00602BB7"/>
    <w:rsid w:val="00602FAF"/>
    <w:rsid w:val="006036A4"/>
    <w:rsid w:val="00603C71"/>
    <w:rsid w:val="006062F8"/>
    <w:rsid w:val="00606684"/>
    <w:rsid w:val="0060754B"/>
    <w:rsid w:val="00607685"/>
    <w:rsid w:val="00610091"/>
    <w:rsid w:val="0061084D"/>
    <w:rsid w:val="00610C40"/>
    <w:rsid w:val="00610DC3"/>
    <w:rsid w:val="00611016"/>
    <w:rsid w:val="00611964"/>
    <w:rsid w:val="00612283"/>
    <w:rsid w:val="00612FA2"/>
    <w:rsid w:val="00613910"/>
    <w:rsid w:val="00614029"/>
    <w:rsid w:val="006141A5"/>
    <w:rsid w:val="0061458A"/>
    <w:rsid w:val="006158C9"/>
    <w:rsid w:val="00615C40"/>
    <w:rsid w:val="00615D17"/>
    <w:rsid w:val="00616238"/>
    <w:rsid w:val="0061737A"/>
    <w:rsid w:val="006175D9"/>
    <w:rsid w:val="00620765"/>
    <w:rsid w:val="006211B8"/>
    <w:rsid w:val="0062281E"/>
    <w:rsid w:val="00622EAB"/>
    <w:rsid w:val="0062361C"/>
    <w:rsid w:val="00623ADA"/>
    <w:rsid w:val="00623ED8"/>
    <w:rsid w:val="0062496B"/>
    <w:rsid w:val="006273F7"/>
    <w:rsid w:val="00627751"/>
    <w:rsid w:val="006277D7"/>
    <w:rsid w:val="0063035D"/>
    <w:rsid w:val="00630A2B"/>
    <w:rsid w:val="006322E3"/>
    <w:rsid w:val="0063267F"/>
    <w:rsid w:val="00632A36"/>
    <w:rsid w:val="00632C55"/>
    <w:rsid w:val="00633D53"/>
    <w:rsid w:val="00634382"/>
    <w:rsid w:val="00634677"/>
    <w:rsid w:val="006348E3"/>
    <w:rsid w:val="00634911"/>
    <w:rsid w:val="00634FBC"/>
    <w:rsid w:val="006351C2"/>
    <w:rsid w:val="0063530F"/>
    <w:rsid w:val="00635A5D"/>
    <w:rsid w:val="00640E15"/>
    <w:rsid w:val="006421EA"/>
    <w:rsid w:val="00642752"/>
    <w:rsid w:val="006429FF"/>
    <w:rsid w:val="00642EDA"/>
    <w:rsid w:val="0064312E"/>
    <w:rsid w:val="0064329B"/>
    <w:rsid w:val="006433D5"/>
    <w:rsid w:val="00643986"/>
    <w:rsid w:val="00644C2A"/>
    <w:rsid w:val="00644F7E"/>
    <w:rsid w:val="00645DC0"/>
    <w:rsid w:val="006463BD"/>
    <w:rsid w:val="0065031F"/>
    <w:rsid w:val="006512CB"/>
    <w:rsid w:val="00652305"/>
    <w:rsid w:val="006530FA"/>
    <w:rsid w:val="00653381"/>
    <w:rsid w:val="00653932"/>
    <w:rsid w:val="00653B60"/>
    <w:rsid w:val="0065453C"/>
    <w:rsid w:val="006555E7"/>
    <w:rsid w:val="00655D06"/>
    <w:rsid w:val="0065667C"/>
    <w:rsid w:val="00656947"/>
    <w:rsid w:val="006576A5"/>
    <w:rsid w:val="006579AF"/>
    <w:rsid w:val="00657CF2"/>
    <w:rsid w:val="00660902"/>
    <w:rsid w:val="00660DEE"/>
    <w:rsid w:val="00661CC1"/>
    <w:rsid w:val="00662875"/>
    <w:rsid w:val="00662B7A"/>
    <w:rsid w:val="00663943"/>
    <w:rsid w:val="00663E7C"/>
    <w:rsid w:val="0066618A"/>
    <w:rsid w:val="00667B6B"/>
    <w:rsid w:val="00670296"/>
    <w:rsid w:val="006709D9"/>
    <w:rsid w:val="00671F91"/>
    <w:rsid w:val="00674580"/>
    <w:rsid w:val="00675902"/>
    <w:rsid w:val="00676026"/>
    <w:rsid w:val="00677177"/>
    <w:rsid w:val="0068011E"/>
    <w:rsid w:val="006807E6"/>
    <w:rsid w:val="00681CA6"/>
    <w:rsid w:val="00682672"/>
    <w:rsid w:val="00684610"/>
    <w:rsid w:val="00684A55"/>
    <w:rsid w:val="00684AAE"/>
    <w:rsid w:val="006857F1"/>
    <w:rsid w:val="0068600C"/>
    <w:rsid w:val="00687956"/>
    <w:rsid w:val="00687FC6"/>
    <w:rsid w:val="0069035C"/>
    <w:rsid w:val="00690D89"/>
    <w:rsid w:val="006912AF"/>
    <w:rsid w:val="00691465"/>
    <w:rsid w:val="00692E18"/>
    <w:rsid w:val="00693270"/>
    <w:rsid w:val="0069456B"/>
    <w:rsid w:val="00694E0A"/>
    <w:rsid w:val="0069697E"/>
    <w:rsid w:val="006972F3"/>
    <w:rsid w:val="006979B6"/>
    <w:rsid w:val="006A0060"/>
    <w:rsid w:val="006A00DE"/>
    <w:rsid w:val="006A06A2"/>
    <w:rsid w:val="006A09DF"/>
    <w:rsid w:val="006A0C41"/>
    <w:rsid w:val="006A1979"/>
    <w:rsid w:val="006A231C"/>
    <w:rsid w:val="006A242D"/>
    <w:rsid w:val="006A246A"/>
    <w:rsid w:val="006A2A21"/>
    <w:rsid w:val="006A4010"/>
    <w:rsid w:val="006A473D"/>
    <w:rsid w:val="006A4BD8"/>
    <w:rsid w:val="006A5044"/>
    <w:rsid w:val="006A5945"/>
    <w:rsid w:val="006A7939"/>
    <w:rsid w:val="006B024E"/>
    <w:rsid w:val="006B11EB"/>
    <w:rsid w:val="006B1448"/>
    <w:rsid w:val="006B28E1"/>
    <w:rsid w:val="006B2E10"/>
    <w:rsid w:val="006B2EC5"/>
    <w:rsid w:val="006B3535"/>
    <w:rsid w:val="006B4111"/>
    <w:rsid w:val="006B4F63"/>
    <w:rsid w:val="006B5806"/>
    <w:rsid w:val="006B659F"/>
    <w:rsid w:val="006B6FCA"/>
    <w:rsid w:val="006B73E7"/>
    <w:rsid w:val="006B7C3B"/>
    <w:rsid w:val="006B7DFF"/>
    <w:rsid w:val="006C00C8"/>
    <w:rsid w:val="006C06D7"/>
    <w:rsid w:val="006C07D1"/>
    <w:rsid w:val="006C1ED2"/>
    <w:rsid w:val="006C1F5F"/>
    <w:rsid w:val="006C206B"/>
    <w:rsid w:val="006C5144"/>
    <w:rsid w:val="006D0614"/>
    <w:rsid w:val="006D0EA4"/>
    <w:rsid w:val="006D1A38"/>
    <w:rsid w:val="006D2085"/>
    <w:rsid w:val="006D2FF9"/>
    <w:rsid w:val="006D43FB"/>
    <w:rsid w:val="006D4E15"/>
    <w:rsid w:val="006D5A1E"/>
    <w:rsid w:val="006D6698"/>
    <w:rsid w:val="006D6E65"/>
    <w:rsid w:val="006D7C75"/>
    <w:rsid w:val="006E0BF3"/>
    <w:rsid w:val="006E0E09"/>
    <w:rsid w:val="006E1237"/>
    <w:rsid w:val="006E3292"/>
    <w:rsid w:val="006E429F"/>
    <w:rsid w:val="006E4802"/>
    <w:rsid w:val="006E4F38"/>
    <w:rsid w:val="006E67FA"/>
    <w:rsid w:val="006E73FE"/>
    <w:rsid w:val="006E7CC4"/>
    <w:rsid w:val="006F0636"/>
    <w:rsid w:val="006F25C7"/>
    <w:rsid w:val="006F37D2"/>
    <w:rsid w:val="006F3B4A"/>
    <w:rsid w:val="006F3C7A"/>
    <w:rsid w:val="006F3C90"/>
    <w:rsid w:val="006F3DA1"/>
    <w:rsid w:val="006F5040"/>
    <w:rsid w:val="006F557C"/>
    <w:rsid w:val="006F621E"/>
    <w:rsid w:val="006F645C"/>
    <w:rsid w:val="00700217"/>
    <w:rsid w:val="007005AF"/>
    <w:rsid w:val="00700816"/>
    <w:rsid w:val="00701789"/>
    <w:rsid w:val="00701B47"/>
    <w:rsid w:val="00702458"/>
    <w:rsid w:val="00702D2A"/>
    <w:rsid w:val="00702E66"/>
    <w:rsid w:val="0070307D"/>
    <w:rsid w:val="00703318"/>
    <w:rsid w:val="00703984"/>
    <w:rsid w:val="007040E6"/>
    <w:rsid w:val="00705DA5"/>
    <w:rsid w:val="00707F61"/>
    <w:rsid w:val="00711A82"/>
    <w:rsid w:val="00712BEB"/>
    <w:rsid w:val="00712BFC"/>
    <w:rsid w:val="00713188"/>
    <w:rsid w:val="0071376B"/>
    <w:rsid w:val="00713D56"/>
    <w:rsid w:val="00715E05"/>
    <w:rsid w:val="0071614E"/>
    <w:rsid w:val="007163F5"/>
    <w:rsid w:val="00716947"/>
    <w:rsid w:val="00717372"/>
    <w:rsid w:val="0071754A"/>
    <w:rsid w:val="0072217F"/>
    <w:rsid w:val="0072389D"/>
    <w:rsid w:val="00724065"/>
    <w:rsid w:val="007243FA"/>
    <w:rsid w:val="00725586"/>
    <w:rsid w:val="00725850"/>
    <w:rsid w:val="007259A1"/>
    <w:rsid w:val="007259C8"/>
    <w:rsid w:val="00727BED"/>
    <w:rsid w:val="0073035D"/>
    <w:rsid w:val="007322A6"/>
    <w:rsid w:val="00732478"/>
    <w:rsid w:val="00732744"/>
    <w:rsid w:val="00732C20"/>
    <w:rsid w:val="00733136"/>
    <w:rsid w:val="0073326A"/>
    <w:rsid w:val="00733488"/>
    <w:rsid w:val="00733667"/>
    <w:rsid w:val="00733E25"/>
    <w:rsid w:val="00735AE4"/>
    <w:rsid w:val="00735D50"/>
    <w:rsid w:val="0073659D"/>
    <w:rsid w:val="007369E5"/>
    <w:rsid w:val="00737371"/>
    <w:rsid w:val="007404BF"/>
    <w:rsid w:val="007408C9"/>
    <w:rsid w:val="00740C99"/>
    <w:rsid w:val="00740D21"/>
    <w:rsid w:val="0074148C"/>
    <w:rsid w:val="00741712"/>
    <w:rsid w:val="00741E00"/>
    <w:rsid w:val="0074242C"/>
    <w:rsid w:val="007427C5"/>
    <w:rsid w:val="007430DE"/>
    <w:rsid w:val="007444AC"/>
    <w:rsid w:val="00744ABE"/>
    <w:rsid w:val="007460D0"/>
    <w:rsid w:val="00746E9A"/>
    <w:rsid w:val="0074731C"/>
    <w:rsid w:val="00750B01"/>
    <w:rsid w:val="0075178D"/>
    <w:rsid w:val="00751DF6"/>
    <w:rsid w:val="007520CF"/>
    <w:rsid w:val="00752B1B"/>
    <w:rsid w:val="00756020"/>
    <w:rsid w:val="007562D9"/>
    <w:rsid w:val="00756447"/>
    <w:rsid w:val="00756A9F"/>
    <w:rsid w:val="00756C6B"/>
    <w:rsid w:val="00756D8A"/>
    <w:rsid w:val="00760B74"/>
    <w:rsid w:val="00760C4E"/>
    <w:rsid w:val="00761226"/>
    <w:rsid w:val="007617F5"/>
    <w:rsid w:val="00761D36"/>
    <w:rsid w:val="007620DB"/>
    <w:rsid w:val="007622D2"/>
    <w:rsid w:val="0076351A"/>
    <w:rsid w:val="007655F4"/>
    <w:rsid w:val="00765BC8"/>
    <w:rsid w:val="00766394"/>
    <w:rsid w:val="0076654B"/>
    <w:rsid w:val="00766B03"/>
    <w:rsid w:val="00766F96"/>
    <w:rsid w:val="00767CBC"/>
    <w:rsid w:val="00767D35"/>
    <w:rsid w:val="00767DD1"/>
    <w:rsid w:val="00767F85"/>
    <w:rsid w:val="00770E30"/>
    <w:rsid w:val="007730E7"/>
    <w:rsid w:val="00775668"/>
    <w:rsid w:val="00775AAA"/>
    <w:rsid w:val="007764C7"/>
    <w:rsid w:val="00776828"/>
    <w:rsid w:val="00776952"/>
    <w:rsid w:val="00776C5D"/>
    <w:rsid w:val="0077793F"/>
    <w:rsid w:val="00777AA9"/>
    <w:rsid w:val="00780BE6"/>
    <w:rsid w:val="00781C21"/>
    <w:rsid w:val="00782BA1"/>
    <w:rsid w:val="0078316D"/>
    <w:rsid w:val="007845F2"/>
    <w:rsid w:val="00784BC5"/>
    <w:rsid w:val="00784E2C"/>
    <w:rsid w:val="00785CF5"/>
    <w:rsid w:val="00786016"/>
    <w:rsid w:val="00787125"/>
    <w:rsid w:val="00787A4D"/>
    <w:rsid w:val="007900C0"/>
    <w:rsid w:val="007919EE"/>
    <w:rsid w:val="00792586"/>
    <w:rsid w:val="0079267F"/>
    <w:rsid w:val="007927FD"/>
    <w:rsid w:val="00792B7B"/>
    <w:rsid w:val="00793586"/>
    <w:rsid w:val="007935EF"/>
    <w:rsid w:val="0079397B"/>
    <w:rsid w:val="00794CD5"/>
    <w:rsid w:val="007950ED"/>
    <w:rsid w:val="0079578B"/>
    <w:rsid w:val="007969D8"/>
    <w:rsid w:val="007A0F45"/>
    <w:rsid w:val="007A1182"/>
    <w:rsid w:val="007A358E"/>
    <w:rsid w:val="007A3A94"/>
    <w:rsid w:val="007A41B2"/>
    <w:rsid w:val="007A5147"/>
    <w:rsid w:val="007A51CF"/>
    <w:rsid w:val="007A5725"/>
    <w:rsid w:val="007A57E9"/>
    <w:rsid w:val="007A5FEA"/>
    <w:rsid w:val="007A7CD7"/>
    <w:rsid w:val="007A7EFD"/>
    <w:rsid w:val="007B03C5"/>
    <w:rsid w:val="007B0BA5"/>
    <w:rsid w:val="007B0C26"/>
    <w:rsid w:val="007B1136"/>
    <w:rsid w:val="007B1C01"/>
    <w:rsid w:val="007B2668"/>
    <w:rsid w:val="007B3433"/>
    <w:rsid w:val="007B4053"/>
    <w:rsid w:val="007B4BE7"/>
    <w:rsid w:val="007B5D35"/>
    <w:rsid w:val="007B5E5D"/>
    <w:rsid w:val="007B70AA"/>
    <w:rsid w:val="007C09A0"/>
    <w:rsid w:val="007C15A0"/>
    <w:rsid w:val="007C1B98"/>
    <w:rsid w:val="007C1E94"/>
    <w:rsid w:val="007C2540"/>
    <w:rsid w:val="007C36CD"/>
    <w:rsid w:val="007C38F8"/>
    <w:rsid w:val="007C4206"/>
    <w:rsid w:val="007C46E9"/>
    <w:rsid w:val="007C4A21"/>
    <w:rsid w:val="007C4A72"/>
    <w:rsid w:val="007C5231"/>
    <w:rsid w:val="007C5329"/>
    <w:rsid w:val="007C5C6B"/>
    <w:rsid w:val="007C6736"/>
    <w:rsid w:val="007C6AD3"/>
    <w:rsid w:val="007D0472"/>
    <w:rsid w:val="007D09C7"/>
    <w:rsid w:val="007D0B96"/>
    <w:rsid w:val="007D1A6A"/>
    <w:rsid w:val="007D264D"/>
    <w:rsid w:val="007D29E9"/>
    <w:rsid w:val="007D2A79"/>
    <w:rsid w:val="007D2B11"/>
    <w:rsid w:val="007D39DA"/>
    <w:rsid w:val="007D4E53"/>
    <w:rsid w:val="007D5CC0"/>
    <w:rsid w:val="007D5D7C"/>
    <w:rsid w:val="007D6095"/>
    <w:rsid w:val="007E0A1D"/>
    <w:rsid w:val="007E0A6D"/>
    <w:rsid w:val="007E0DB7"/>
    <w:rsid w:val="007E3071"/>
    <w:rsid w:val="007E38CC"/>
    <w:rsid w:val="007E5878"/>
    <w:rsid w:val="007E5B0E"/>
    <w:rsid w:val="007F1B50"/>
    <w:rsid w:val="007F33BD"/>
    <w:rsid w:val="007F47A3"/>
    <w:rsid w:val="007F66BB"/>
    <w:rsid w:val="007F6864"/>
    <w:rsid w:val="007F7135"/>
    <w:rsid w:val="007F7170"/>
    <w:rsid w:val="007F79DE"/>
    <w:rsid w:val="007F7A27"/>
    <w:rsid w:val="008015A6"/>
    <w:rsid w:val="00801657"/>
    <w:rsid w:val="00801724"/>
    <w:rsid w:val="00801A02"/>
    <w:rsid w:val="00802917"/>
    <w:rsid w:val="0080427A"/>
    <w:rsid w:val="00804E42"/>
    <w:rsid w:val="00805414"/>
    <w:rsid w:val="008066B1"/>
    <w:rsid w:val="00806CBF"/>
    <w:rsid w:val="00807AE4"/>
    <w:rsid w:val="008121F1"/>
    <w:rsid w:val="008124BB"/>
    <w:rsid w:val="008125A6"/>
    <w:rsid w:val="00813F55"/>
    <w:rsid w:val="00814308"/>
    <w:rsid w:val="0081509B"/>
    <w:rsid w:val="00815A32"/>
    <w:rsid w:val="00815E35"/>
    <w:rsid w:val="00816034"/>
    <w:rsid w:val="00817066"/>
    <w:rsid w:val="008172B6"/>
    <w:rsid w:val="0082056F"/>
    <w:rsid w:val="00820A21"/>
    <w:rsid w:val="00820FF6"/>
    <w:rsid w:val="00822119"/>
    <w:rsid w:val="00825D54"/>
    <w:rsid w:val="00830311"/>
    <w:rsid w:val="00831D82"/>
    <w:rsid w:val="0083203F"/>
    <w:rsid w:val="00832709"/>
    <w:rsid w:val="00833B67"/>
    <w:rsid w:val="00833DF1"/>
    <w:rsid w:val="008340DE"/>
    <w:rsid w:val="008362B7"/>
    <w:rsid w:val="008365F2"/>
    <w:rsid w:val="0083685C"/>
    <w:rsid w:val="00837AEC"/>
    <w:rsid w:val="00841361"/>
    <w:rsid w:val="00841DEA"/>
    <w:rsid w:val="00843C42"/>
    <w:rsid w:val="00844126"/>
    <w:rsid w:val="00847F80"/>
    <w:rsid w:val="008506C8"/>
    <w:rsid w:val="008507DB"/>
    <w:rsid w:val="008517FE"/>
    <w:rsid w:val="008518D0"/>
    <w:rsid w:val="00851A56"/>
    <w:rsid w:val="008521C2"/>
    <w:rsid w:val="00852523"/>
    <w:rsid w:val="00852730"/>
    <w:rsid w:val="008536BF"/>
    <w:rsid w:val="00854E4B"/>
    <w:rsid w:val="00855103"/>
    <w:rsid w:val="00856E28"/>
    <w:rsid w:val="0085752E"/>
    <w:rsid w:val="00857857"/>
    <w:rsid w:val="00857B11"/>
    <w:rsid w:val="00860D61"/>
    <w:rsid w:val="00863AB6"/>
    <w:rsid w:val="00863B73"/>
    <w:rsid w:val="00864ABC"/>
    <w:rsid w:val="00865360"/>
    <w:rsid w:val="008654C2"/>
    <w:rsid w:val="0086560B"/>
    <w:rsid w:val="00866159"/>
    <w:rsid w:val="008665EA"/>
    <w:rsid w:val="00866DDE"/>
    <w:rsid w:val="00866FFF"/>
    <w:rsid w:val="0087037E"/>
    <w:rsid w:val="00870B15"/>
    <w:rsid w:val="0087121B"/>
    <w:rsid w:val="008714AA"/>
    <w:rsid w:val="00871601"/>
    <w:rsid w:val="00871981"/>
    <w:rsid w:val="008740C1"/>
    <w:rsid w:val="00874172"/>
    <w:rsid w:val="00874505"/>
    <w:rsid w:val="00875017"/>
    <w:rsid w:val="0087525B"/>
    <w:rsid w:val="008764F0"/>
    <w:rsid w:val="008775C2"/>
    <w:rsid w:val="0088054C"/>
    <w:rsid w:val="00880F10"/>
    <w:rsid w:val="00881F3A"/>
    <w:rsid w:val="00882607"/>
    <w:rsid w:val="00883A85"/>
    <w:rsid w:val="008849D2"/>
    <w:rsid w:val="00885451"/>
    <w:rsid w:val="00885970"/>
    <w:rsid w:val="008861E9"/>
    <w:rsid w:val="00886582"/>
    <w:rsid w:val="00886879"/>
    <w:rsid w:val="00886BA6"/>
    <w:rsid w:val="008871E0"/>
    <w:rsid w:val="0088757B"/>
    <w:rsid w:val="0089093D"/>
    <w:rsid w:val="00890CD9"/>
    <w:rsid w:val="00891395"/>
    <w:rsid w:val="00891624"/>
    <w:rsid w:val="00893472"/>
    <w:rsid w:val="00894169"/>
    <w:rsid w:val="00895904"/>
    <w:rsid w:val="008960D1"/>
    <w:rsid w:val="008964F6"/>
    <w:rsid w:val="0089758A"/>
    <w:rsid w:val="008A0785"/>
    <w:rsid w:val="008A12B0"/>
    <w:rsid w:val="008A12F1"/>
    <w:rsid w:val="008A2B52"/>
    <w:rsid w:val="008A2B54"/>
    <w:rsid w:val="008A31B8"/>
    <w:rsid w:val="008A35FF"/>
    <w:rsid w:val="008A4450"/>
    <w:rsid w:val="008A5219"/>
    <w:rsid w:val="008A5ADE"/>
    <w:rsid w:val="008A649B"/>
    <w:rsid w:val="008A6E50"/>
    <w:rsid w:val="008A7F64"/>
    <w:rsid w:val="008B0DE6"/>
    <w:rsid w:val="008B0EEA"/>
    <w:rsid w:val="008B1246"/>
    <w:rsid w:val="008B311A"/>
    <w:rsid w:val="008B32E2"/>
    <w:rsid w:val="008B44D0"/>
    <w:rsid w:val="008B4A44"/>
    <w:rsid w:val="008B4ADE"/>
    <w:rsid w:val="008B4F01"/>
    <w:rsid w:val="008B5E61"/>
    <w:rsid w:val="008B6CBB"/>
    <w:rsid w:val="008B7722"/>
    <w:rsid w:val="008B7CF1"/>
    <w:rsid w:val="008C1801"/>
    <w:rsid w:val="008C417A"/>
    <w:rsid w:val="008C4EA0"/>
    <w:rsid w:val="008C625D"/>
    <w:rsid w:val="008C6B9E"/>
    <w:rsid w:val="008D01E9"/>
    <w:rsid w:val="008D1040"/>
    <w:rsid w:val="008D135F"/>
    <w:rsid w:val="008D14C8"/>
    <w:rsid w:val="008D2401"/>
    <w:rsid w:val="008D2EF8"/>
    <w:rsid w:val="008D4493"/>
    <w:rsid w:val="008D55E0"/>
    <w:rsid w:val="008D6115"/>
    <w:rsid w:val="008D62AC"/>
    <w:rsid w:val="008D633F"/>
    <w:rsid w:val="008D7377"/>
    <w:rsid w:val="008D75DD"/>
    <w:rsid w:val="008D7C30"/>
    <w:rsid w:val="008E0697"/>
    <w:rsid w:val="008E1505"/>
    <w:rsid w:val="008E151F"/>
    <w:rsid w:val="008E2144"/>
    <w:rsid w:val="008E352A"/>
    <w:rsid w:val="008E3DB7"/>
    <w:rsid w:val="008E3FE7"/>
    <w:rsid w:val="008E4514"/>
    <w:rsid w:val="008E50A7"/>
    <w:rsid w:val="008E56FE"/>
    <w:rsid w:val="008E589F"/>
    <w:rsid w:val="008E5BF7"/>
    <w:rsid w:val="008E6177"/>
    <w:rsid w:val="008E6B0D"/>
    <w:rsid w:val="008E6E08"/>
    <w:rsid w:val="008E6E59"/>
    <w:rsid w:val="008E7554"/>
    <w:rsid w:val="008E7B34"/>
    <w:rsid w:val="008E7CE6"/>
    <w:rsid w:val="008F114F"/>
    <w:rsid w:val="008F1DB5"/>
    <w:rsid w:val="008F1F45"/>
    <w:rsid w:val="008F25BF"/>
    <w:rsid w:val="008F5977"/>
    <w:rsid w:val="008F5B44"/>
    <w:rsid w:val="008F69CF"/>
    <w:rsid w:val="008F76B6"/>
    <w:rsid w:val="00900E95"/>
    <w:rsid w:val="009014E6"/>
    <w:rsid w:val="009030D0"/>
    <w:rsid w:val="00903DF6"/>
    <w:rsid w:val="00903FAD"/>
    <w:rsid w:val="009040D1"/>
    <w:rsid w:val="00904D0A"/>
    <w:rsid w:val="00905F11"/>
    <w:rsid w:val="009062E4"/>
    <w:rsid w:val="009077F4"/>
    <w:rsid w:val="00907D76"/>
    <w:rsid w:val="00910077"/>
    <w:rsid w:val="00910960"/>
    <w:rsid w:val="00910AB5"/>
    <w:rsid w:val="00911879"/>
    <w:rsid w:val="00911CBE"/>
    <w:rsid w:val="00911CD9"/>
    <w:rsid w:val="00912024"/>
    <w:rsid w:val="00913186"/>
    <w:rsid w:val="00914634"/>
    <w:rsid w:val="00914AAA"/>
    <w:rsid w:val="00914AFC"/>
    <w:rsid w:val="00914E76"/>
    <w:rsid w:val="00915201"/>
    <w:rsid w:val="009153B5"/>
    <w:rsid w:val="00915D1A"/>
    <w:rsid w:val="00916948"/>
    <w:rsid w:val="00916BF7"/>
    <w:rsid w:val="009201A7"/>
    <w:rsid w:val="00921024"/>
    <w:rsid w:val="009217C8"/>
    <w:rsid w:val="00921A1A"/>
    <w:rsid w:val="00921CD8"/>
    <w:rsid w:val="009224B8"/>
    <w:rsid w:val="00922AE5"/>
    <w:rsid w:val="00922DD0"/>
    <w:rsid w:val="009233D0"/>
    <w:rsid w:val="00923C27"/>
    <w:rsid w:val="00924C4F"/>
    <w:rsid w:val="0092598A"/>
    <w:rsid w:val="00926802"/>
    <w:rsid w:val="00927657"/>
    <w:rsid w:val="009317C7"/>
    <w:rsid w:val="00931C24"/>
    <w:rsid w:val="00932CDB"/>
    <w:rsid w:val="00933345"/>
    <w:rsid w:val="00933C46"/>
    <w:rsid w:val="00933F12"/>
    <w:rsid w:val="00933F1F"/>
    <w:rsid w:val="00934024"/>
    <w:rsid w:val="00934546"/>
    <w:rsid w:val="009348B3"/>
    <w:rsid w:val="00936767"/>
    <w:rsid w:val="00936C56"/>
    <w:rsid w:val="00937BAF"/>
    <w:rsid w:val="00940292"/>
    <w:rsid w:val="00940881"/>
    <w:rsid w:val="00940B49"/>
    <w:rsid w:val="00941FB6"/>
    <w:rsid w:val="00942E01"/>
    <w:rsid w:val="00942F68"/>
    <w:rsid w:val="009430B8"/>
    <w:rsid w:val="00944C06"/>
    <w:rsid w:val="0094565F"/>
    <w:rsid w:val="0094578E"/>
    <w:rsid w:val="0094633A"/>
    <w:rsid w:val="009467D0"/>
    <w:rsid w:val="009507FD"/>
    <w:rsid w:val="0095084C"/>
    <w:rsid w:val="00951268"/>
    <w:rsid w:val="00952FE9"/>
    <w:rsid w:val="009531FB"/>
    <w:rsid w:val="009532B1"/>
    <w:rsid w:val="009537AE"/>
    <w:rsid w:val="00953874"/>
    <w:rsid w:val="00953A98"/>
    <w:rsid w:val="0095598B"/>
    <w:rsid w:val="00955A96"/>
    <w:rsid w:val="009569C8"/>
    <w:rsid w:val="009576AC"/>
    <w:rsid w:val="00957A4B"/>
    <w:rsid w:val="009604FC"/>
    <w:rsid w:val="00960D4B"/>
    <w:rsid w:val="00962F7D"/>
    <w:rsid w:val="009647A8"/>
    <w:rsid w:val="009665C2"/>
    <w:rsid w:val="00966CD5"/>
    <w:rsid w:val="00967A77"/>
    <w:rsid w:val="00967FB6"/>
    <w:rsid w:val="00970785"/>
    <w:rsid w:val="00972B1F"/>
    <w:rsid w:val="00972B64"/>
    <w:rsid w:val="00972D0C"/>
    <w:rsid w:val="00973003"/>
    <w:rsid w:val="009733A7"/>
    <w:rsid w:val="0097350A"/>
    <w:rsid w:val="00973573"/>
    <w:rsid w:val="00973AFF"/>
    <w:rsid w:val="00973EBC"/>
    <w:rsid w:val="00976711"/>
    <w:rsid w:val="00977315"/>
    <w:rsid w:val="00977D9C"/>
    <w:rsid w:val="00977EB8"/>
    <w:rsid w:val="009800CD"/>
    <w:rsid w:val="0098275D"/>
    <w:rsid w:val="00983412"/>
    <w:rsid w:val="00983B13"/>
    <w:rsid w:val="00984787"/>
    <w:rsid w:val="00985272"/>
    <w:rsid w:val="00985767"/>
    <w:rsid w:val="00985BEA"/>
    <w:rsid w:val="00985FE4"/>
    <w:rsid w:val="00986469"/>
    <w:rsid w:val="009871FD"/>
    <w:rsid w:val="009879AB"/>
    <w:rsid w:val="00987F2A"/>
    <w:rsid w:val="0099075F"/>
    <w:rsid w:val="00990AD6"/>
    <w:rsid w:val="00990F76"/>
    <w:rsid w:val="00990FAC"/>
    <w:rsid w:val="00991ABB"/>
    <w:rsid w:val="00992633"/>
    <w:rsid w:val="0099291E"/>
    <w:rsid w:val="00994737"/>
    <w:rsid w:val="00995A26"/>
    <w:rsid w:val="00997B60"/>
    <w:rsid w:val="00997C25"/>
    <w:rsid w:val="00997C54"/>
    <w:rsid w:val="009A095C"/>
    <w:rsid w:val="009A0D84"/>
    <w:rsid w:val="009A0E6F"/>
    <w:rsid w:val="009A12DF"/>
    <w:rsid w:val="009A214C"/>
    <w:rsid w:val="009A277C"/>
    <w:rsid w:val="009A40E7"/>
    <w:rsid w:val="009A4490"/>
    <w:rsid w:val="009A463B"/>
    <w:rsid w:val="009A47D2"/>
    <w:rsid w:val="009A56C0"/>
    <w:rsid w:val="009A6DD6"/>
    <w:rsid w:val="009A72DD"/>
    <w:rsid w:val="009A7E99"/>
    <w:rsid w:val="009B0B1A"/>
    <w:rsid w:val="009B0B33"/>
    <w:rsid w:val="009B1787"/>
    <w:rsid w:val="009B297E"/>
    <w:rsid w:val="009B31B2"/>
    <w:rsid w:val="009B389A"/>
    <w:rsid w:val="009B4DE7"/>
    <w:rsid w:val="009B5D24"/>
    <w:rsid w:val="009B60DD"/>
    <w:rsid w:val="009B6CDD"/>
    <w:rsid w:val="009B794C"/>
    <w:rsid w:val="009B7A59"/>
    <w:rsid w:val="009B7BCF"/>
    <w:rsid w:val="009C0243"/>
    <w:rsid w:val="009C0D4B"/>
    <w:rsid w:val="009C10A8"/>
    <w:rsid w:val="009C1850"/>
    <w:rsid w:val="009C1878"/>
    <w:rsid w:val="009C3167"/>
    <w:rsid w:val="009C39FD"/>
    <w:rsid w:val="009C4B67"/>
    <w:rsid w:val="009C533C"/>
    <w:rsid w:val="009C5EB1"/>
    <w:rsid w:val="009C6931"/>
    <w:rsid w:val="009C6BCB"/>
    <w:rsid w:val="009C6BEB"/>
    <w:rsid w:val="009D00EE"/>
    <w:rsid w:val="009D0235"/>
    <w:rsid w:val="009D109A"/>
    <w:rsid w:val="009D25C2"/>
    <w:rsid w:val="009D2A2B"/>
    <w:rsid w:val="009D3BD6"/>
    <w:rsid w:val="009D3DDA"/>
    <w:rsid w:val="009D48C6"/>
    <w:rsid w:val="009D4D49"/>
    <w:rsid w:val="009D553B"/>
    <w:rsid w:val="009D5B14"/>
    <w:rsid w:val="009D636A"/>
    <w:rsid w:val="009D6F03"/>
    <w:rsid w:val="009D788A"/>
    <w:rsid w:val="009E08CF"/>
    <w:rsid w:val="009E1A7B"/>
    <w:rsid w:val="009E1DE5"/>
    <w:rsid w:val="009E259C"/>
    <w:rsid w:val="009E2E36"/>
    <w:rsid w:val="009E2EFC"/>
    <w:rsid w:val="009E35A9"/>
    <w:rsid w:val="009E38D1"/>
    <w:rsid w:val="009E4FC2"/>
    <w:rsid w:val="009E59E2"/>
    <w:rsid w:val="009E6F4D"/>
    <w:rsid w:val="009E74CE"/>
    <w:rsid w:val="009F0099"/>
    <w:rsid w:val="009F0BB3"/>
    <w:rsid w:val="009F2B05"/>
    <w:rsid w:val="009F38D5"/>
    <w:rsid w:val="009F413A"/>
    <w:rsid w:val="009F4239"/>
    <w:rsid w:val="009F6053"/>
    <w:rsid w:val="009F612C"/>
    <w:rsid w:val="009F752E"/>
    <w:rsid w:val="00A0151E"/>
    <w:rsid w:val="00A01C6A"/>
    <w:rsid w:val="00A02FE3"/>
    <w:rsid w:val="00A035C8"/>
    <w:rsid w:val="00A037E5"/>
    <w:rsid w:val="00A03ED3"/>
    <w:rsid w:val="00A03F60"/>
    <w:rsid w:val="00A041ED"/>
    <w:rsid w:val="00A04571"/>
    <w:rsid w:val="00A04642"/>
    <w:rsid w:val="00A0482A"/>
    <w:rsid w:val="00A057C3"/>
    <w:rsid w:val="00A063D9"/>
    <w:rsid w:val="00A06C61"/>
    <w:rsid w:val="00A06CD1"/>
    <w:rsid w:val="00A06FF4"/>
    <w:rsid w:val="00A07163"/>
    <w:rsid w:val="00A10290"/>
    <w:rsid w:val="00A11281"/>
    <w:rsid w:val="00A1187E"/>
    <w:rsid w:val="00A11AE4"/>
    <w:rsid w:val="00A13199"/>
    <w:rsid w:val="00A15668"/>
    <w:rsid w:val="00A15977"/>
    <w:rsid w:val="00A159F0"/>
    <w:rsid w:val="00A15D0D"/>
    <w:rsid w:val="00A1628F"/>
    <w:rsid w:val="00A17728"/>
    <w:rsid w:val="00A20429"/>
    <w:rsid w:val="00A21C56"/>
    <w:rsid w:val="00A22889"/>
    <w:rsid w:val="00A23943"/>
    <w:rsid w:val="00A24ED6"/>
    <w:rsid w:val="00A250ED"/>
    <w:rsid w:val="00A25AE6"/>
    <w:rsid w:val="00A25B70"/>
    <w:rsid w:val="00A25C32"/>
    <w:rsid w:val="00A2651C"/>
    <w:rsid w:val="00A27608"/>
    <w:rsid w:val="00A27D63"/>
    <w:rsid w:val="00A31D40"/>
    <w:rsid w:val="00A31E02"/>
    <w:rsid w:val="00A32837"/>
    <w:rsid w:val="00A33F75"/>
    <w:rsid w:val="00A345C4"/>
    <w:rsid w:val="00A34DAF"/>
    <w:rsid w:val="00A35EAF"/>
    <w:rsid w:val="00A36161"/>
    <w:rsid w:val="00A365CA"/>
    <w:rsid w:val="00A3722F"/>
    <w:rsid w:val="00A37899"/>
    <w:rsid w:val="00A41136"/>
    <w:rsid w:val="00A4152D"/>
    <w:rsid w:val="00A417FF"/>
    <w:rsid w:val="00A419BD"/>
    <w:rsid w:val="00A4245A"/>
    <w:rsid w:val="00A42BAE"/>
    <w:rsid w:val="00A43CBD"/>
    <w:rsid w:val="00A44233"/>
    <w:rsid w:val="00A45731"/>
    <w:rsid w:val="00A4596A"/>
    <w:rsid w:val="00A459ED"/>
    <w:rsid w:val="00A45FA3"/>
    <w:rsid w:val="00A5048A"/>
    <w:rsid w:val="00A50C2B"/>
    <w:rsid w:val="00A516C5"/>
    <w:rsid w:val="00A53F3E"/>
    <w:rsid w:val="00A5536A"/>
    <w:rsid w:val="00A55F0B"/>
    <w:rsid w:val="00A56B58"/>
    <w:rsid w:val="00A57211"/>
    <w:rsid w:val="00A5751B"/>
    <w:rsid w:val="00A57B7F"/>
    <w:rsid w:val="00A57BD6"/>
    <w:rsid w:val="00A60C90"/>
    <w:rsid w:val="00A614C1"/>
    <w:rsid w:val="00A62FBE"/>
    <w:rsid w:val="00A63987"/>
    <w:rsid w:val="00A64182"/>
    <w:rsid w:val="00A64878"/>
    <w:rsid w:val="00A65F3F"/>
    <w:rsid w:val="00A66090"/>
    <w:rsid w:val="00A669FE"/>
    <w:rsid w:val="00A671E8"/>
    <w:rsid w:val="00A678A0"/>
    <w:rsid w:val="00A71149"/>
    <w:rsid w:val="00A71F7F"/>
    <w:rsid w:val="00A734F2"/>
    <w:rsid w:val="00A742BC"/>
    <w:rsid w:val="00A74E3E"/>
    <w:rsid w:val="00A756C9"/>
    <w:rsid w:val="00A75F8E"/>
    <w:rsid w:val="00A76E21"/>
    <w:rsid w:val="00A76F7A"/>
    <w:rsid w:val="00A76F94"/>
    <w:rsid w:val="00A804B3"/>
    <w:rsid w:val="00A80C63"/>
    <w:rsid w:val="00A81054"/>
    <w:rsid w:val="00A818FA"/>
    <w:rsid w:val="00A823C8"/>
    <w:rsid w:val="00A82CBF"/>
    <w:rsid w:val="00A83048"/>
    <w:rsid w:val="00A83264"/>
    <w:rsid w:val="00A832E8"/>
    <w:rsid w:val="00A839CC"/>
    <w:rsid w:val="00A84617"/>
    <w:rsid w:val="00A84C7E"/>
    <w:rsid w:val="00A85AF5"/>
    <w:rsid w:val="00A9039E"/>
    <w:rsid w:val="00A9070C"/>
    <w:rsid w:val="00A90998"/>
    <w:rsid w:val="00A9132B"/>
    <w:rsid w:val="00A9162F"/>
    <w:rsid w:val="00A919E1"/>
    <w:rsid w:val="00A91FC0"/>
    <w:rsid w:val="00A92766"/>
    <w:rsid w:val="00A92966"/>
    <w:rsid w:val="00A92A08"/>
    <w:rsid w:val="00A92CD2"/>
    <w:rsid w:val="00A9337B"/>
    <w:rsid w:val="00A943EE"/>
    <w:rsid w:val="00A94794"/>
    <w:rsid w:val="00A96C3D"/>
    <w:rsid w:val="00A96F63"/>
    <w:rsid w:val="00A97641"/>
    <w:rsid w:val="00AA074C"/>
    <w:rsid w:val="00AA0E04"/>
    <w:rsid w:val="00AA11FC"/>
    <w:rsid w:val="00AA1DF2"/>
    <w:rsid w:val="00AA26AB"/>
    <w:rsid w:val="00AA2996"/>
    <w:rsid w:val="00AA3603"/>
    <w:rsid w:val="00AA3A4E"/>
    <w:rsid w:val="00AA537B"/>
    <w:rsid w:val="00AA5835"/>
    <w:rsid w:val="00AA5EB1"/>
    <w:rsid w:val="00AA6851"/>
    <w:rsid w:val="00AA7B69"/>
    <w:rsid w:val="00AA7F64"/>
    <w:rsid w:val="00AB03FD"/>
    <w:rsid w:val="00AB120C"/>
    <w:rsid w:val="00AB122A"/>
    <w:rsid w:val="00AB17AF"/>
    <w:rsid w:val="00AB1CA0"/>
    <w:rsid w:val="00AB2157"/>
    <w:rsid w:val="00AB2774"/>
    <w:rsid w:val="00AB3CB9"/>
    <w:rsid w:val="00AB4CB4"/>
    <w:rsid w:val="00AB685A"/>
    <w:rsid w:val="00AB7EBF"/>
    <w:rsid w:val="00AC02A0"/>
    <w:rsid w:val="00AC16AD"/>
    <w:rsid w:val="00AC20C4"/>
    <w:rsid w:val="00AC2A11"/>
    <w:rsid w:val="00AC2B64"/>
    <w:rsid w:val="00AC2C5D"/>
    <w:rsid w:val="00AC3F94"/>
    <w:rsid w:val="00AC4130"/>
    <w:rsid w:val="00AC48E7"/>
    <w:rsid w:val="00AC4CED"/>
    <w:rsid w:val="00AC4D71"/>
    <w:rsid w:val="00AC5479"/>
    <w:rsid w:val="00AC5686"/>
    <w:rsid w:val="00AC57EC"/>
    <w:rsid w:val="00AC7D43"/>
    <w:rsid w:val="00AD0079"/>
    <w:rsid w:val="00AD0813"/>
    <w:rsid w:val="00AD112C"/>
    <w:rsid w:val="00AD1D0E"/>
    <w:rsid w:val="00AD294E"/>
    <w:rsid w:val="00AD3695"/>
    <w:rsid w:val="00AD4915"/>
    <w:rsid w:val="00AD56FD"/>
    <w:rsid w:val="00AD6384"/>
    <w:rsid w:val="00AD76ED"/>
    <w:rsid w:val="00AD7705"/>
    <w:rsid w:val="00AD7793"/>
    <w:rsid w:val="00AE0ACE"/>
    <w:rsid w:val="00AE1DD3"/>
    <w:rsid w:val="00AE22DE"/>
    <w:rsid w:val="00AE2402"/>
    <w:rsid w:val="00AE2611"/>
    <w:rsid w:val="00AE2C45"/>
    <w:rsid w:val="00AE3FA9"/>
    <w:rsid w:val="00AE494D"/>
    <w:rsid w:val="00AE557A"/>
    <w:rsid w:val="00AE5887"/>
    <w:rsid w:val="00AE5BF1"/>
    <w:rsid w:val="00AE7527"/>
    <w:rsid w:val="00AF0224"/>
    <w:rsid w:val="00AF0949"/>
    <w:rsid w:val="00AF1389"/>
    <w:rsid w:val="00AF13C4"/>
    <w:rsid w:val="00AF177C"/>
    <w:rsid w:val="00AF1DFE"/>
    <w:rsid w:val="00AF1FF6"/>
    <w:rsid w:val="00AF2616"/>
    <w:rsid w:val="00AF3092"/>
    <w:rsid w:val="00AF3C2E"/>
    <w:rsid w:val="00AF55FC"/>
    <w:rsid w:val="00AF7164"/>
    <w:rsid w:val="00AF76D8"/>
    <w:rsid w:val="00B00B03"/>
    <w:rsid w:val="00B00E1A"/>
    <w:rsid w:val="00B0102C"/>
    <w:rsid w:val="00B01A34"/>
    <w:rsid w:val="00B01CAF"/>
    <w:rsid w:val="00B01DFF"/>
    <w:rsid w:val="00B02603"/>
    <w:rsid w:val="00B03816"/>
    <w:rsid w:val="00B03B9F"/>
    <w:rsid w:val="00B042F2"/>
    <w:rsid w:val="00B05B15"/>
    <w:rsid w:val="00B05C64"/>
    <w:rsid w:val="00B05CDE"/>
    <w:rsid w:val="00B06229"/>
    <w:rsid w:val="00B068D4"/>
    <w:rsid w:val="00B06A14"/>
    <w:rsid w:val="00B104B6"/>
    <w:rsid w:val="00B1051F"/>
    <w:rsid w:val="00B11B41"/>
    <w:rsid w:val="00B12B3C"/>
    <w:rsid w:val="00B13315"/>
    <w:rsid w:val="00B13ECC"/>
    <w:rsid w:val="00B142A7"/>
    <w:rsid w:val="00B16F49"/>
    <w:rsid w:val="00B1738F"/>
    <w:rsid w:val="00B17899"/>
    <w:rsid w:val="00B17A10"/>
    <w:rsid w:val="00B2018F"/>
    <w:rsid w:val="00B204ED"/>
    <w:rsid w:val="00B209F5"/>
    <w:rsid w:val="00B20EC9"/>
    <w:rsid w:val="00B20F5E"/>
    <w:rsid w:val="00B21CC6"/>
    <w:rsid w:val="00B2202E"/>
    <w:rsid w:val="00B22127"/>
    <w:rsid w:val="00B221F8"/>
    <w:rsid w:val="00B22D0F"/>
    <w:rsid w:val="00B23336"/>
    <w:rsid w:val="00B2359F"/>
    <w:rsid w:val="00B244ED"/>
    <w:rsid w:val="00B247E9"/>
    <w:rsid w:val="00B24A21"/>
    <w:rsid w:val="00B24B13"/>
    <w:rsid w:val="00B24D1D"/>
    <w:rsid w:val="00B2525F"/>
    <w:rsid w:val="00B25457"/>
    <w:rsid w:val="00B2567B"/>
    <w:rsid w:val="00B2627B"/>
    <w:rsid w:val="00B263E0"/>
    <w:rsid w:val="00B26503"/>
    <w:rsid w:val="00B2699A"/>
    <w:rsid w:val="00B30A19"/>
    <w:rsid w:val="00B30C15"/>
    <w:rsid w:val="00B32172"/>
    <w:rsid w:val="00B323C6"/>
    <w:rsid w:val="00B32556"/>
    <w:rsid w:val="00B32B61"/>
    <w:rsid w:val="00B3308E"/>
    <w:rsid w:val="00B337A8"/>
    <w:rsid w:val="00B338A4"/>
    <w:rsid w:val="00B3466A"/>
    <w:rsid w:val="00B35202"/>
    <w:rsid w:val="00B35A76"/>
    <w:rsid w:val="00B361DE"/>
    <w:rsid w:val="00B36B30"/>
    <w:rsid w:val="00B36CBE"/>
    <w:rsid w:val="00B372C6"/>
    <w:rsid w:val="00B37792"/>
    <w:rsid w:val="00B40F2C"/>
    <w:rsid w:val="00B4149F"/>
    <w:rsid w:val="00B437A4"/>
    <w:rsid w:val="00B43CB5"/>
    <w:rsid w:val="00B44156"/>
    <w:rsid w:val="00B448CF"/>
    <w:rsid w:val="00B4568B"/>
    <w:rsid w:val="00B45A7F"/>
    <w:rsid w:val="00B45E20"/>
    <w:rsid w:val="00B46C9F"/>
    <w:rsid w:val="00B474F9"/>
    <w:rsid w:val="00B4772C"/>
    <w:rsid w:val="00B4782D"/>
    <w:rsid w:val="00B4796C"/>
    <w:rsid w:val="00B51148"/>
    <w:rsid w:val="00B5145B"/>
    <w:rsid w:val="00B51796"/>
    <w:rsid w:val="00B51A1D"/>
    <w:rsid w:val="00B51D09"/>
    <w:rsid w:val="00B51DBA"/>
    <w:rsid w:val="00B5206C"/>
    <w:rsid w:val="00B52295"/>
    <w:rsid w:val="00B52551"/>
    <w:rsid w:val="00B52F1A"/>
    <w:rsid w:val="00B5433C"/>
    <w:rsid w:val="00B54C42"/>
    <w:rsid w:val="00B54DA9"/>
    <w:rsid w:val="00B56547"/>
    <w:rsid w:val="00B573E0"/>
    <w:rsid w:val="00B5782C"/>
    <w:rsid w:val="00B57937"/>
    <w:rsid w:val="00B60194"/>
    <w:rsid w:val="00B60F78"/>
    <w:rsid w:val="00B61985"/>
    <w:rsid w:val="00B61B6A"/>
    <w:rsid w:val="00B61BAB"/>
    <w:rsid w:val="00B61F00"/>
    <w:rsid w:val="00B63A62"/>
    <w:rsid w:val="00B642DC"/>
    <w:rsid w:val="00B658DE"/>
    <w:rsid w:val="00B65C8B"/>
    <w:rsid w:val="00B6631A"/>
    <w:rsid w:val="00B6633D"/>
    <w:rsid w:val="00B6652A"/>
    <w:rsid w:val="00B721DE"/>
    <w:rsid w:val="00B72B58"/>
    <w:rsid w:val="00B72E8B"/>
    <w:rsid w:val="00B73338"/>
    <w:rsid w:val="00B73BF7"/>
    <w:rsid w:val="00B74909"/>
    <w:rsid w:val="00B75D85"/>
    <w:rsid w:val="00B771C5"/>
    <w:rsid w:val="00B77425"/>
    <w:rsid w:val="00B77E55"/>
    <w:rsid w:val="00B77FAB"/>
    <w:rsid w:val="00B801C7"/>
    <w:rsid w:val="00B8099E"/>
    <w:rsid w:val="00B812A7"/>
    <w:rsid w:val="00B81470"/>
    <w:rsid w:val="00B81706"/>
    <w:rsid w:val="00B81AA7"/>
    <w:rsid w:val="00B8237C"/>
    <w:rsid w:val="00B828C5"/>
    <w:rsid w:val="00B82A33"/>
    <w:rsid w:val="00B8322B"/>
    <w:rsid w:val="00B838E1"/>
    <w:rsid w:val="00B84054"/>
    <w:rsid w:val="00B846AD"/>
    <w:rsid w:val="00B84FA4"/>
    <w:rsid w:val="00B850CD"/>
    <w:rsid w:val="00B8563A"/>
    <w:rsid w:val="00B8711B"/>
    <w:rsid w:val="00B87875"/>
    <w:rsid w:val="00B905CD"/>
    <w:rsid w:val="00B90AD4"/>
    <w:rsid w:val="00B90E6D"/>
    <w:rsid w:val="00B91AD0"/>
    <w:rsid w:val="00B9225F"/>
    <w:rsid w:val="00B9228E"/>
    <w:rsid w:val="00B92A7A"/>
    <w:rsid w:val="00B92AF7"/>
    <w:rsid w:val="00B92B4E"/>
    <w:rsid w:val="00B93430"/>
    <w:rsid w:val="00B95A57"/>
    <w:rsid w:val="00B979A5"/>
    <w:rsid w:val="00B97A9D"/>
    <w:rsid w:val="00BA01F3"/>
    <w:rsid w:val="00BA035F"/>
    <w:rsid w:val="00BA087B"/>
    <w:rsid w:val="00BA0A86"/>
    <w:rsid w:val="00BA4935"/>
    <w:rsid w:val="00BA4A34"/>
    <w:rsid w:val="00BA5096"/>
    <w:rsid w:val="00BA756B"/>
    <w:rsid w:val="00BA7988"/>
    <w:rsid w:val="00BA7BA5"/>
    <w:rsid w:val="00BA7EC9"/>
    <w:rsid w:val="00BB00E0"/>
    <w:rsid w:val="00BB139E"/>
    <w:rsid w:val="00BB2E21"/>
    <w:rsid w:val="00BB3F12"/>
    <w:rsid w:val="00BB444D"/>
    <w:rsid w:val="00BB44EB"/>
    <w:rsid w:val="00BB486B"/>
    <w:rsid w:val="00BB4886"/>
    <w:rsid w:val="00BB5117"/>
    <w:rsid w:val="00BB5DCC"/>
    <w:rsid w:val="00BB7071"/>
    <w:rsid w:val="00BB757B"/>
    <w:rsid w:val="00BB7812"/>
    <w:rsid w:val="00BB7EC1"/>
    <w:rsid w:val="00BC0353"/>
    <w:rsid w:val="00BC038D"/>
    <w:rsid w:val="00BC153F"/>
    <w:rsid w:val="00BC219A"/>
    <w:rsid w:val="00BC272D"/>
    <w:rsid w:val="00BC3031"/>
    <w:rsid w:val="00BC3241"/>
    <w:rsid w:val="00BC36A1"/>
    <w:rsid w:val="00BC37EC"/>
    <w:rsid w:val="00BC4B7C"/>
    <w:rsid w:val="00BC4D26"/>
    <w:rsid w:val="00BD02BE"/>
    <w:rsid w:val="00BD04EA"/>
    <w:rsid w:val="00BD109A"/>
    <w:rsid w:val="00BD38EC"/>
    <w:rsid w:val="00BD3BEC"/>
    <w:rsid w:val="00BD3C5E"/>
    <w:rsid w:val="00BD4B54"/>
    <w:rsid w:val="00BD5373"/>
    <w:rsid w:val="00BD5CE0"/>
    <w:rsid w:val="00BD7F61"/>
    <w:rsid w:val="00BE2651"/>
    <w:rsid w:val="00BE2E88"/>
    <w:rsid w:val="00BE2EDA"/>
    <w:rsid w:val="00BE50C9"/>
    <w:rsid w:val="00BE51F7"/>
    <w:rsid w:val="00BE52E9"/>
    <w:rsid w:val="00BE547F"/>
    <w:rsid w:val="00BE5B31"/>
    <w:rsid w:val="00BE629A"/>
    <w:rsid w:val="00BE686A"/>
    <w:rsid w:val="00BE70A3"/>
    <w:rsid w:val="00BF0034"/>
    <w:rsid w:val="00BF0B90"/>
    <w:rsid w:val="00BF0C81"/>
    <w:rsid w:val="00BF16E4"/>
    <w:rsid w:val="00BF1D8D"/>
    <w:rsid w:val="00BF3562"/>
    <w:rsid w:val="00BF3EAC"/>
    <w:rsid w:val="00BF47E3"/>
    <w:rsid w:val="00BF71A6"/>
    <w:rsid w:val="00BF72AA"/>
    <w:rsid w:val="00BF7B51"/>
    <w:rsid w:val="00C005A3"/>
    <w:rsid w:val="00C0256E"/>
    <w:rsid w:val="00C025DC"/>
    <w:rsid w:val="00C0381A"/>
    <w:rsid w:val="00C03D42"/>
    <w:rsid w:val="00C05493"/>
    <w:rsid w:val="00C05680"/>
    <w:rsid w:val="00C05AD5"/>
    <w:rsid w:val="00C06F26"/>
    <w:rsid w:val="00C0703A"/>
    <w:rsid w:val="00C073DE"/>
    <w:rsid w:val="00C074BB"/>
    <w:rsid w:val="00C106BE"/>
    <w:rsid w:val="00C10D43"/>
    <w:rsid w:val="00C115A7"/>
    <w:rsid w:val="00C127F8"/>
    <w:rsid w:val="00C12CC9"/>
    <w:rsid w:val="00C13522"/>
    <w:rsid w:val="00C13CFC"/>
    <w:rsid w:val="00C14FF3"/>
    <w:rsid w:val="00C158A3"/>
    <w:rsid w:val="00C15AD9"/>
    <w:rsid w:val="00C15FEE"/>
    <w:rsid w:val="00C16A4C"/>
    <w:rsid w:val="00C17049"/>
    <w:rsid w:val="00C176E0"/>
    <w:rsid w:val="00C202EE"/>
    <w:rsid w:val="00C20DD0"/>
    <w:rsid w:val="00C23166"/>
    <w:rsid w:val="00C23F61"/>
    <w:rsid w:val="00C23FBE"/>
    <w:rsid w:val="00C246E2"/>
    <w:rsid w:val="00C25BE5"/>
    <w:rsid w:val="00C25E96"/>
    <w:rsid w:val="00C26623"/>
    <w:rsid w:val="00C268FF"/>
    <w:rsid w:val="00C27055"/>
    <w:rsid w:val="00C2781D"/>
    <w:rsid w:val="00C27F20"/>
    <w:rsid w:val="00C3013B"/>
    <w:rsid w:val="00C31162"/>
    <w:rsid w:val="00C3155B"/>
    <w:rsid w:val="00C31BC6"/>
    <w:rsid w:val="00C345B3"/>
    <w:rsid w:val="00C353EE"/>
    <w:rsid w:val="00C357D9"/>
    <w:rsid w:val="00C35E9C"/>
    <w:rsid w:val="00C36653"/>
    <w:rsid w:val="00C36B13"/>
    <w:rsid w:val="00C4066D"/>
    <w:rsid w:val="00C40944"/>
    <w:rsid w:val="00C40F1C"/>
    <w:rsid w:val="00C4125B"/>
    <w:rsid w:val="00C41AAD"/>
    <w:rsid w:val="00C424C1"/>
    <w:rsid w:val="00C4250F"/>
    <w:rsid w:val="00C4273F"/>
    <w:rsid w:val="00C42D21"/>
    <w:rsid w:val="00C42EC8"/>
    <w:rsid w:val="00C44A2F"/>
    <w:rsid w:val="00C4580F"/>
    <w:rsid w:val="00C47CAF"/>
    <w:rsid w:val="00C47CEA"/>
    <w:rsid w:val="00C50307"/>
    <w:rsid w:val="00C509E9"/>
    <w:rsid w:val="00C50A2D"/>
    <w:rsid w:val="00C51281"/>
    <w:rsid w:val="00C517B8"/>
    <w:rsid w:val="00C527A1"/>
    <w:rsid w:val="00C53877"/>
    <w:rsid w:val="00C54349"/>
    <w:rsid w:val="00C5462D"/>
    <w:rsid w:val="00C547B1"/>
    <w:rsid w:val="00C547CA"/>
    <w:rsid w:val="00C5548D"/>
    <w:rsid w:val="00C569A8"/>
    <w:rsid w:val="00C56BA8"/>
    <w:rsid w:val="00C5726D"/>
    <w:rsid w:val="00C57E34"/>
    <w:rsid w:val="00C606ED"/>
    <w:rsid w:val="00C60987"/>
    <w:rsid w:val="00C60D2C"/>
    <w:rsid w:val="00C61FD1"/>
    <w:rsid w:val="00C62DB4"/>
    <w:rsid w:val="00C62FB3"/>
    <w:rsid w:val="00C6337F"/>
    <w:rsid w:val="00C63536"/>
    <w:rsid w:val="00C642A4"/>
    <w:rsid w:val="00C64322"/>
    <w:rsid w:val="00C64F7F"/>
    <w:rsid w:val="00C65E58"/>
    <w:rsid w:val="00C65E7C"/>
    <w:rsid w:val="00C66CDF"/>
    <w:rsid w:val="00C67211"/>
    <w:rsid w:val="00C67B61"/>
    <w:rsid w:val="00C70140"/>
    <w:rsid w:val="00C705B6"/>
    <w:rsid w:val="00C7065E"/>
    <w:rsid w:val="00C708AC"/>
    <w:rsid w:val="00C70C85"/>
    <w:rsid w:val="00C71054"/>
    <w:rsid w:val="00C71078"/>
    <w:rsid w:val="00C71FA3"/>
    <w:rsid w:val="00C728B9"/>
    <w:rsid w:val="00C72EBC"/>
    <w:rsid w:val="00C734C3"/>
    <w:rsid w:val="00C7375D"/>
    <w:rsid w:val="00C739A0"/>
    <w:rsid w:val="00C73F9E"/>
    <w:rsid w:val="00C74096"/>
    <w:rsid w:val="00C757CF"/>
    <w:rsid w:val="00C77EB7"/>
    <w:rsid w:val="00C801B5"/>
    <w:rsid w:val="00C80614"/>
    <w:rsid w:val="00C81EAF"/>
    <w:rsid w:val="00C8206B"/>
    <w:rsid w:val="00C8228A"/>
    <w:rsid w:val="00C822F3"/>
    <w:rsid w:val="00C82D74"/>
    <w:rsid w:val="00C83065"/>
    <w:rsid w:val="00C837E2"/>
    <w:rsid w:val="00C850E6"/>
    <w:rsid w:val="00C85A95"/>
    <w:rsid w:val="00C85C2F"/>
    <w:rsid w:val="00C85FB4"/>
    <w:rsid w:val="00C86708"/>
    <w:rsid w:val="00C86830"/>
    <w:rsid w:val="00C86D46"/>
    <w:rsid w:val="00C87187"/>
    <w:rsid w:val="00C874E9"/>
    <w:rsid w:val="00C87FAF"/>
    <w:rsid w:val="00C91C54"/>
    <w:rsid w:val="00C91DAF"/>
    <w:rsid w:val="00C92010"/>
    <w:rsid w:val="00C9354E"/>
    <w:rsid w:val="00C93C2D"/>
    <w:rsid w:val="00C959F0"/>
    <w:rsid w:val="00C95CD6"/>
    <w:rsid w:val="00C964EB"/>
    <w:rsid w:val="00C96C7F"/>
    <w:rsid w:val="00C971C1"/>
    <w:rsid w:val="00C97D6E"/>
    <w:rsid w:val="00CA1C54"/>
    <w:rsid w:val="00CA212E"/>
    <w:rsid w:val="00CA24C0"/>
    <w:rsid w:val="00CA2697"/>
    <w:rsid w:val="00CA3168"/>
    <w:rsid w:val="00CA3382"/>
    <w:rsid w:val="00CA4FBA"/>
    <w:rsid w:val="00CA5E7D"/>
    <w:rsid w:val="00CA631A"/>
    <w:rsid w:val="00CA73A3"/>
    <w:rsid w:val="00CA7664"/>
    <w:rsid w:val="00CA7C2D"/>
    <w:rsid w:val="00CB40A1"/>
    <w:rsid w:val="00CB45C5"/>
    <w:rsid w:val="00CB4CC8"/>
    <w:rsid w:val="00CB606D"/>
    <w:rsid w:val="00CB6741"/>
    <w:rsid w:val="00CB6AF3"/>
    <w:rsid w:val="00CB7259"/>
    <w:rsid w:val="00CC0C9F"/>
    <w:rsid w:val="00CC12A6"/>
    <w:rsid w:val="00CC16E2"/>
    <w:rsid w:val="00CC18E8"/>
    <w:rsid w:val="00CC4339"/>
    <w:rsid w:val="00CC442B"/>
    <w:rsid w:val="00CC466B"/>
    <w:rsid w:val="00CC4774"/>
    <w:rsid w:val="00CC6290"/>
    <w:rsid w:val="00CC75AD"/>
    <w:rsid w:val="00CC75C9"/>
    <w:rsid w:val="00CD22A6"/>
    <w:rsid w:val="00CD271E"/>
    <w:rsid w:val="00CD2CCC"/>
    <w:rsid w:val="00CD2E19"/>
    <w:rsid w:val="00CD32E1"/>
    <w:rsid w:val="00CD3787"/>
    <w:rsid w:val="00CD4228"/>
    <w:rsid w:val="00CD5A45"/>
    <w:rsid w:val="00CD61B7"/>
    <w:rsid w:val="00CD6D27"/>
    <w:rsid w:val="00CE00A6"/>
    <w:rsid w:val="00CE1051"/>
    <w:rsid w:val="00CE3639"/>
    <w:rsid w:val="00CE46A8"/>
    <w:rsid w:val="00CE4B97"/>
    <w:rsid w:val="00CE5707"/>
    <w:rsid w:val="00CE595E"/>
    <w:rsid w:val="00CE657A"/>
    <w:rsid w:val="00CE65E6"/>
    <w:rsid w:val="00CE67ED"/>
    <w:rsid w:val="00CE6BBE"/>
    <w:rsid w:val="00CE7D9D"/>
    <w:rsid w:val="00CF0B95"/>
    <w:rsid w:val="00CF11D9"/>
    <w:rsid w:val="00CF21E9"/>
    <w:rsid w:val="00CF2337"/>
    <w:rsid w:val="00CF35CB"/>
    <w:rsid w:val="00CF4287"/>
    <w:rsid w:val="00CF4672"/>
    <w:rsid w:val="00CF49FA"/>
    <w:rsid w:val="00CF5F66"/>
    <w:rsid w:val="00CF6EAB"/>
    <w:rsid w:val="00CF7376"/>
    <w:rsid w:val="00D000A8"/>
    <w:rsid w:val="00D003A3"/>
    <w:rsid w:val="00D00528"/>
    <w:rsid w:val="00D00798"/>
    <w:rsid w:val="00D009CC"/>
    <w:rsid w:val="00D01DD6"/>
    <w:rsid w:val="00D020A4"/>
    <w:rsid w:val="00D024EF"/>
    <w:rsid w:val="00D035D5"/>
    <w:rsid w:val="00D0486C"/>
    <w:rsid w:val="00D04AD9"/>
    <w:rsid w:val="00D04F14"/>
    <w:rsid w:val="00D05BAF"/>
    <w:rsid w:val="00D05BC0"/>
    <w:rsid w:val="00D061EB"/>
    <w:rsid w:val="00D07511"/>
    <w:rsid w:val="00D0763F"/>
    <w:rsid w:val="00D104BE"/>
    <w:rsid w:val="00D10AC8"/>
    <w:rsid w:val="00D10CC7"/>
    <w:rsid w:val="00D10D17"/>
    <w:rsid w:val="00D11409"/>
    <w:rsid w:val="00D122C1"/>
    <w:rsid w:val="00D1295D"/>
    <w:rsid w:val="00D12A3F"/>
    <w:rsid w:val="00D12E03"/>
    <w:rsid w:val="00D13562"/>
    <w:rsid w:val="00D135AF"/>
    <w:rsid w:val="00D13EF5"/>
    <w:rsid w:val="00D13F3F"/>
    <w:rsid w:val="00D14114"/>
    <w:rsid w:val="00D144DB"/>
    <w:rsid w:val="00D15C3A"/>
    <w:rsid w:val="00D16296"/>
    <w:rsid w:val="00D16EFC"/>
    <w:rsid w:val="00D172AB"/>
    <w:rsid w:val="00D17601"/>
    <w:rsid w:val="00D17613"/>
    <w:rsid w:val="00D17E2B"/>
    <w:rsid w:val="00D20017"/>
    <w:rsid w:val="00D20386"/>
    <w:rsid w:val="00D207EC"/>
    <w:rsid w:val="00D21DCC"/>
    <w:rsid w:val="00D22215"/>
    <w:rsid w:val="00D22E15"/>
    <w:rsid w:val="00D23DBC"/>
    <w:rsid w:val="00D249E1"/>
    <w:rsid w:val="00D25116"/>
    <w:rsid w:val="00D25F76"/>
    <w:rsid w:val="00D302AA"/>
    <w:rsid w:val="00D30612"/>
    <w:rsid w:val="00D30B71"/>
    <w:rsid w:val="00D3131B"/>
    <w:rsid w:val="00D3163A"/>
    <w:rsid w:val="00D31A81"/>
    <w:rsid w:val="00D33D1B"/>
    <w:rsid w:val="00D348BF"/>
    <w:rsid w:val="00D35F67"/>
    <w:rsid w:val="00D3664C"/>
    <w:rsid w:val="00D36B4C"/>
    <w:rsid w:val="00D3739D"/>
    <w:rsid w:val="00D3786C"/>
    <w:rsid w:val="00D40559"/>
    <w:rsid w:val="00D40DEC"/>
    <w:rsid w:val="00D420DC"/>
    <w:rsid w:val="00D4314D"/>
    <w:rsid w:val="00D431B0"/>
    <w:rsid w:val="00D43DC7"/>
    <w:rsid w:val="00D4445E"/>
    <w:rsid w:val="00D44AE5"/>
    <w:rsid w:val="00D44BA9"/>
    <w:rsid w:val="00D4510A"/>
    <w:rsid w:val="00D45DB3"/>
    <w:rsid w:val="00D45FBF"/>
    <w:rsid w:val="00D463CC"/>
    <w:rsid w:val="00D46ED2"/>
    <w:rsid w:val="00D515E8"/>
    <w:rsid w:val="00D515EC"/>
    <w:rsid w:val="00D51D03"/>
    <w:rsid w:val="00D520E3"/>
    <w:rsid w:val="00D5274A"/>
    <w:rsid w:val="00D535EE"/>
    <w:rsid w:val="00D5403B"/>
    <w:rsid w:val="00D5415A"/>
    <w:rsid w:val="00D545B8"/>
    <w:rsid w:val="00D55C26"/>
    <w:rsid w:val="00D55FA9"/>
    <w:rsid w:val="00D57B26"/>
    <w:rsid w:val="00D57EBF"/>
    <w:rsid w:val="00D60045"/>
    <w:rsid w:val="00D62067"/>
    <w:rsid w:val="00D62AE0"/>
    <w:rsid w:val="00D6319F"/>
    <w:rsid w:val="00D63781"/>
    <w:rsid w:val="00D64511"/>
    <w:rsid w:val="00D65D6C"/>
    <w:rsid w:val="00D66CF5"/>
    <w:rsid w:val="00D66F58"/>
    <w:rsid w:val="00D67BEC"/>
    <w:rsid w:val="00D70B53"/>
    <w:rsid w:val="00D71248"/>
    <w:rsid w:val="00D71BA6"/>
    <w:rsid w:val="00D7238D"/>
    <w:rsid w:val="00D72CD8"/>
    <w:rsid w:val="00D73067"/>
    <w:rsid w:val="00D73205"/>
    <w:rsid w:val="00D73926"/>
    <w:rsid w:val="00D74626"/>
    <w:rsid w:val="00D74C12"/>
    <w:rsid w:val="00D74FFA"/>
    <w:rsid w:val="00D75ACD"/>
    <w:rsid w:val="00D75D48"/>
    <w:rsid w:val="00D77501"/>
    <w:rsid w:val="00D778CE"/>
    <w:rsid w:val="00D77F2D"/>
    <w:rsid w:val="00D8261E"/>
    <w:rsid w:val="00D82681"/>
    <w:rsid w:val="00D828A2"/>
    <w:rsid w:val="00D82F5B"/>
    <w:rsid w:val="00D8379C"/>
    <w:rsid w:val="00D83A65"/>
    <w:rsid w:val="00D849A3"/>
    <w:rsid w:val="00D84F9E"/>
    <w:rsid w:val="00D855A1"/>
    <w:rsid w:val="00D85A5D"/>
    <w:rsid w:val="00D85D5B"/>
    <w:rsid w:val="00D865C6"/>
    <w:rsid w:val="00D86F01"/>
    <w:rsid w:val="00D873C0"/>
    <w:rsid w:val="00D87B49"/>
    <w:rsid w:val="00D90BC1"/>
    <w:rsid w:val="00D91592"/>
    <w:rsid w:val="00D91BA9"/>
    <w:rsid w:val="00D91FEB"/>
    <w:rsid w:val="00D93D00"/>
    <w:rsid w:val="00D96B77"/>
    <w:rsid w:val="00D9781C"/>
    <w:rsid w:val="00D978C7"/>
    <w:rsid w:val="00DA0AAB"/>
    <w:rsid w:val="00DA0B0C"/>
    <w:rsid w:val="00DA1834"/>
    <w:rsid w:val="00DA1A75"/>
    <w:rsid w:val="00DA28BD"/>
    <w:rsid w:val="00DA405C"/>
    <w:rsid w:val="00DA425E"/>
    <w:rsid w:val="00DA4937"/>
    <w:rsid w:val="00DA53F6"/>
    <w:rsid w:val="00DA5462"/>
    <w:rsid w:val="00DA5D9C"/>
    <w:rsid w:val="00DA6902"/>
    <w:rsid w:val="00DA698E"/>
    <w:rsid w:val="00DA6CED"/>
    <w:rsid w:val="00DA7B45"/>
    <w:rsid w:val="00DA7C86"/>
    <w:rsid w:val="00DB0CD8"/>
    <w:rsid w:val="00DB1205"/>
    <w:rsid w:val="00DB1286"/>
    <w:rsid w:val="00DB17D5"/>
    <w:rsid w:val="00DB1A9C"/>
    <w:rsid w:val="00DB1AC1"/>
    <w:rsid w:val="00DB1ED6"/>
    <w:rsid w:val="00DB306B"/>
    <w:rsid w:val="00DB34A0"/>
    <w:rsid w:val="00DB3FAD"/>
    <w:rsid w:val="00DB4218"/>
    <w:rsid w:val="00DB526A"/>
    <w:rsid w:val="00DB55E4"/>
    <w:rsid w:val="00DB669C"/>
    <w:rsid w:val="00DB6947"/>
    <w:rsid w:val="00DB6FDD"/>
    <w:rsid w:val="00DB76D8"/>
    <w:rsid w:val="00DC038D"/>
    <w:rsid w:val="00DC0B11"/>
    <w:rsid w:val="00DC0B1C"/>
    <w:rsid w:val="00DC1FE9"/>
    <w:rsid w:val="00DC211C"/>
    <w:rsid w:val="00DC246C"/>
    <w:rsid w:val="00DC29F7"/>
    <w:rsid w:val="00DC373E"/>
    <w:rsid w:val="00DC3D66"/>
    <w:rsid w:val="00DC3E48"/>
    <w:rsid w:val="00DC6236"/>
    <w:rsid w:val="00DD02CE"/>
    <w:rsid w:val="00DD05A5"/>
    <w:rsid w:val="00DD0753"/>
    <w:rsid w:val="00DD1485"/>
    <w:rsid w:val="00DD16F3"/>
    <w:rsid w:val="00DD1FDE"/>
    <w:rsid w:val="00DD225C"/>
    <w:rsid w:val="00DD24CE"/>
    <w:rsid w:val="00DD2785"/>
    <w:rsid w:val="00DD3258"/>
    <w:rsid w:val="00DD32CA"/>
    <w:rsid w:val="00DD453A"/>
    <w:rsid w:val="00DD47F4"/>
    <w:rsid w:val="00DD7090"/>
    <w:rsid w:val="00DD727B"/>
    <w:rsid w:val="00DD7579"/>
    <w:rsid w:val="00DE0143"/>
    <w:rsid w:val="00DE0272"/>
    <w:rsid w:val="00DE2EA0"/>
    <w:rsid w:val="00DE3191"/>
    <w:rsid w:val="00DE54C9"/>
    <w:rsid w:val="00DE58F2"/>
    <w:rsid w:val="00DE6664"/>
    <w:rsid w:val="00DE7380"/>
    <w:rsid w:val="00DE7D71"/>
    <w:rsid w:val="00DF03F3"/>
    <w:rsid w:val="00DF1623"/>
    <w:rsid w:val="00DF1CC0"/>
    <w:rsid w:val="00DF2891"/>
    <w:rsid w:val="00DF2D99"/>
    <w:rsid w:val="00DF2E50"/>
    <w:rsid w:val="00DF3823"/>
    <w:rsid w:val="00DF4F0B"/>
    <w:rsid w:val="00E009AB"/>
    <w:rsid w:val="00E00D19"/>
    <w:rsid w:val="00E01F7C"/>
    <w:rsid w:val="00E0291C"/>
    <w:rsid w:val="00E02EC0"/>
    <w:rsid w:val="00E0323A"/>
    <w:rsid w:val="00E05398"/>
    <w:rsid w:val="00E05C2E"/>
    <w:rsid w:val="00E05D6C"/>
    <w:rsid w:val="00E06033"/>
    <w:rsid w:val="00E07AE4"/>
    <w:rsid w:val="00E10E5C"/>
    <w:rsid w:val="00E10EDB"/>
    <w:rsid w:val="00E1170C"/>
    <w:rsid w:val="00E1196C"/>
    <w:rsid w:val="00E150AF"/>
    <w:rsid w:val="00E15464"/>
    <w:rsid w:val="00E1596C"/>
    <w:rsid w:val="00E1626B"/>
    <w:rsid w:val="00E165DB"/>
    <w:rsid w:val="00E16708"/>
    <w:rsid w:val="00E16AB0"/>
    <w:rsid w:val="00E171FA"/>
    <w:rsid w:val="00E17AAF"/>
    <w:rsid w:val="00E20245"/>
    <w:rsid w:val="00E21062"/>
    <w:rsid w:val="00E21204"/>
    <w:rsid w:val="00E22AF3"/>
    <w:rsid w:val="00E23742"/>
    <w:rsid w:val="00E23E5B"/>
    <w:rsid w:val="00E26423"/>
    <w:rsid w:val="00E27042"/>
    <w:rsid w:val="00E2749B"/>
    <w:rsid w:val="00E27621"/>
    <w:rsid w:val="00E27AE2"/>
    <w:rsid w:val="00E30153"/>
    <w:rsid w:val="00E303A3"/>
    <w:rsid w:val="00E30D8E"/>
    <w:rsid w:val="00E3141B"/>
    <w:rsid w:val="00E31503"/>
    <w:rsid w:val="00E326E0"/>
    <w:rsid w:val="00E32993"/>
    <w:rsid w:val="00E32AC8"/>
    <w:rsid w:val="00E32BED"/>
    <w:rsid w:val="00E339B9"/>
    <w:rsid w:val="00E34062"/>
    <w:rsid w:val="00E35657"/>
    <w:rsid w:val="00E36166"/>
    <w:rsid w:val="00E3642E"/>
    <w:rsid w:val="00E3669B"/>
    <w:rsid w:val="00E371BC"/>
    <w:rsid w:val="00E37E47"/>
    <w:rsid w:val="00E402CE"/>
    <w:rsid w:val="00E424BA"/>
    <w:rsid w:val="00E426BA"/>
    <w:rsid w:val="00E4472B"/>
    <w:rsid w:val="00E44D00"/>
    <w:rsid w:val="00E4600B"/>
    <w:rsid w:val="00E47067"/>
    <w:rsid w:val="00E472DE"/>
    <w:rsid w:val="00E51F9A"/>
    <w:rsid w:val="00E520B1"/>
    <w:rsid w:val="00E52231"/>
    <w:rsid w:val="00E52613"/>
    <w:rsid w:val="00E52620"/>
    <w:rsid w:val="00E5322E"/>
    <w:rsid w:val="00E54341"/>
    <w:rsid w:val="00E54477"/>
    <w:rsid w:val="00E547BF"/>
    <w:rsid w:val="00E54A20"/>
    <w:rsid w:val="00E55B34"/>
    <w:rsid w:val="00E561BD"/>
    <w:rsid w:val="00E5693A"/>
    <w:rsid w:val="00E56C00"/>
    <w:rsid w:val="00E5777D"/>
    <w:rsid w:val="00E60345"/>
    <w:rsid w:val="00E60B3A"/>
    <w:rsid w:val="00E60DEF"/>
    <w:rsid w:val="00E61862"/>
    <w:rsid w:val="00E61888"/>
    <w:rsid w:val="00E620BD"/>
    <w:rsid w:val="00E624A1"/>
    <w:rsid w:val="00E632E3"/>
    <w:rsid w:val="00E63B01"/>
    <w:rsid w:val="00E63E4F"/>
    <w:rsid w:val="00E64D56"/>
    <w:rsid w:val="00E655B7"/>
    <w:rsid w:val="00E65CEB"/>
    <w:rsid w:val="00E708BB"/>
    <w:rsid w:val="00E70CA4"/>
    <w:rsid w:val="00E711AE"/>
    <w:rsid w:val="00E72ECE"/>
    <w:rsid w:val="00E73541"/>
    <w:rsid w:val="00E7404F"/>
    <w:rsid w:val="00E7411B"/>
    <w:rsid w:val="00E745DF"/>
    <w:rsid w:val="00E74E89"/>
    <w:rsid w:val="00E751B0"/>
    <w:rsid w:val="00E7619D"/>
    <w:rsid w:val="00E77CCF"/>
    <w:rsid w:val="00E80D2B"/>
    <w:rsid w:val="00E81C0E"/>
    <w:rsid w:val="00E81EAD"/>
    <w:rsid w:val="00E82892"/>
    <w:rsid w:val="00E83032"/>
    <w:rsid w:val="00E83739"/>
    <w:rsid w:val="00E84D31"/>
    <w:rsid w:val="00E8554C"/>
    <w:rsid w:val="00E874ED"/>
    <w:rsid w:val="00E8765A"/>
    <w:rsid w:val="00E912B4"/>
    <w:rsid w:val="00E921BF"/>
    <w:rsid w:val="00E92E16"/>
    <w:rsid w:val="00E93D0D"/>
    <w:rsid w:val="00E944E1"/>
    <w:rsid w:val="00E94DCB"/>
    <w:rsid w:val="00E94FEC"/>
    <w:rsid w:val="00E95CF8"/>
    <w:rsid w:val="00E95EF4"/>
    <w:rsid w:val="00E965C1"/>
    <w:rsid w:val="00E9726B"/>
    <w:rsid w:val="00E977FD"/>
    <w:rsid w:val="00EA228A"/>
    <w:rsid w:val="00EA252F"/>
    <w:rsid w:val="00EA3732"/>
    <w:rsid w:val="00EA711C"/>
    <w:rsid w:val="00EA734C"/>
    <w:rsid w:val="00EB09F3"/>
    <w:rsid w:val="00EB19C8"/>
    <w:rsid w:val="00EB1D5A"/>
    <w:rsid w:val="00EB342C"/>
    <w:rsid w:val="00EB37F7"/>
    <w:rsid w:val="00EB42D1"/>
    <w:rsid w:val="00EB434E"/>
    <w:rsid w:val="00EB5306"/>
    <w:rsid w:val="00EB6839"/>
    <w:rsid w:val="00EB70A8"/>
    <w:rsid w:val="00EB7476"/>
    <w:rsid w:val="00EB74F2"/>
    <w:rsid w:val="00EB7B16"/>
    <w:rsid w:val="00EC3066"/>
    <w:rsid w:val="00EC3995"/>
    <w:rsid w:val="00EC443F"/>
    <w:rsid w:val="00EC4498"/>
    <w:rsid w:val="00EC65BD"/>
    <w:rsid w:val="00EC6858"/>
    <w:rsid w:val="00EC7A81"/>
    <w:rsid w:val="00EC7D66"/>
    <w:rsid w:val="00ED0302"/>
    <w:rsid w:val="00ED045E"/>
    <w:rsid w:val="00ED0677"/>
    <w:rsid w:val="00ED0932"/>
    <w:rsid w:val="00ED1EEF"/>
    <w:rsid w:val="00ED2B8F"/>
    <w:rsid w:val="00ED4EA6"/>
    <w:rsid w:val="00ED59BE"/>
    <w:rsid w:val="00ED7EFD"/>
    <w:rsid w:val="00EE01F0"/>
    <w:rsid w:val="00EE01F9"/>
    <w:rsid w:val="00EE14C8"/>
    <w:rsid w:val="00EE15B4"/>
    <w:rsid w:val="00EE28E2"/>
    <w:rsid w:val="00EE3A42"/>
    <w:rsid w:val="00EE3C5D"/>
    <w:rsid w:val="00EE4DC6"/>
    <w:rsid w:val="00EE4E74"/>
    <w:rsid w:val="00EE56FD"/>
    <w:rsid w:val="00EE65BC"/>
    <w:rsid w:val="00EE6B9C"/>
    <w:rsid w:val="00EE6EC0"/>
    <w:rsid w:val="00EE6ED0"/>
    <w:rsid w:val="00EE7EB4"/>
    <w:rsid w:val="00EF1CCC"/>
    <w:rsid w:val="00EF348D"/>
    <w:rsid w:val="00EF35B3"/>
    <w:rsid w:val="00EF39E7"/>
    <w:rsid w:val="00EF4B3F"/>
    <w:rsid w:val="00EF6157"/>
    <w:rsid w:val="00EF6E4E"/>
    <w:rsid w:val="00EF76A7"/>
    <w:rsid w:val="00EF770F"/>
    <w:rsid w:val="00EF7E7E"/>
    <w:rsid w:val="00F00980"/>
    <w:rsid w:val="00F00BAA"/>
    <w:rsid w:val="00F00FA8"/>
    <w:rsid w:val="00F018CB"/>
    <w:rsid w:val="00F01A01"/>
    <w:rsid w:val="00F023C9"/>
    <w:rsid w:val="00F02B6B"/>
    <w:rsid w:val="00F048E2"/>
    <w:rsid w:val="00F04B23"/>
    <w:rsid w:val="00F04F09"/>
    <w:rsid w:val="00F0567B"/>
    <w:rsid w:val="00F07647"/>
    <w:rsid w:val="00F1132F"/>
    <w:rsid w:val="00F115F6"/>
    <w:rsid w:val="00F1288C"/>
    <w:rsid w:val="00F14A04"/>
    <w:rsid w:val="00F1593F"/>
    <w:rsid w:val="00F1670B"/>
    <w:rsid w:val="00F16791"/>
    <w:rsid w:val="00F2146C"/>
    <w:rsid w:val="00F21D3D"/>
    <w:rsid w:val="00F21E53"/>
    <w:rsid w:val="00F2249C"/>
    <w:rsid w:val="00F22A46"/>
    <w:rsid w:val="00F25A0F"/>
    <w:rsid w:val="00F2698A"/>
    <w:rsid w:val="00F26CE8"/>
    <w:rsid w:val="00F26D9B"/>
    <w:rsid w:val="00F26F43"/>
    <w:rsid w:val="00F2731C"/>
    <w:rsid w:val="00F273CC"/>
    <w:rsid w:val="00F27463"/>
    <w:rsid w:val="00F279DF"/>
    <w:rsid w:val="00F27F0B"/>
    <w:rsid w:val="00F302C2"/>
    <w:rsid w:val="00F30722"/>
    <w:rsid w:val="00F30FF3"/>
    <w:rsid w:val="00F3144C"/>
    <w:rsid w:val="00F31B94"/>
    <w:rsid w:val="00F324AF"/>
    <w:rsid w:val="00F32BCF"/>
    <w:rsid w:val="00F33609"/>
    <w:rsid w:val="00F35141"/>
    <w:rsid w:val="00F3684A"/>
    <w:rsid w:val="00F3751F"/>
    <w:rsid w:val="00F37ED0"/>
    <w:rsid w:val="00F40B88"/>
    <w:rsid w:val="00F40ED8"/>
    <w:rsid w:val="00F41046"/>
    <w:rsid w:val="00F4186E"/>
    <w:rsid w:val="00F41C1D"/>
    <w:rsid w:val="00F41D5F"/>
    <w:rsid w:val="00F4396F"/>
    <w:rsid w:val="00F459C9"/>
    <w:rsid w:val="00F4618B"/>
    <w:rsid w:val="00F46B03"/>
    <w:rsid w:val="00F46EAC"/>
    <w:rsid w:val="00F47B22"/>
    <w:rsid w:val="00F47B57"/>
    <w:rsid w:val="00F5059F"/>
    <w:rsid w:val="00F546D2"/>
    <w:rsid w:val="00F572FA"/>
    <w:rsid w:val="00F6041C"/>
    <w:rsid w:val="00F60B77"/>
    <w:rsid w:val="00F614C4"/>
    <w:rsid w:val="00F61684"/>
    <w:rsid w:val="00F62DF8"/>
    <w:rsid w:val="00F62F5A"/>
    <w:rsid w:val="00F63E42"/>
    <w:rsid w:val="00F6455E"/>
    <w:rsid w:val="00F6488C"/>
    <w:rsid w:val="00F653A9"/>
    <w:rsid w:val="00F654B8"/>
    <w:rsid w:val="00F6564C"/>
    <w:rsid w:val="00F65B20"/>
    <w:rsid w:val="00F661A8"/>
    <w:rsid w:val="00F6657A"/>
    <w:rsid w:val="00F670CA"/>
    <w:rsid w:val="00F70291"/>
    <w:rsid w:val="00F70CD5"/>
    <w:rsid w:val="00F71146"/>
    <w:rsid w:val="00F711AB"/>
    <w:rsid w:val="00F7194D"/>
    <w:rsid w:val="00F719A3"/>
    <w:rsid w:val="00F71BE6"/>
    <w:rsid w:val="00F71F65"/>
    <w:rsid w:val="00F72560"/>
    <w:rsid w:val="00F72FBF"/>
    <w:rsid w:val="00F74ED9"/>
    <w:rsid w:val="00F761BB"/>
    <w:rsid w:val="00F77465"/>
    <w:rsid w:val="00F776F5"/>
    <w:rsid w:val="00F807C1"/>
    <w:rsid w:val="00F809A5"/>
    <w:rsid w:val="00F818B9"/>
    <w:rsid w:val="00F81D96"/>
    <w:rsid w:val="00F831BA"/>
    <w:rsid w:val="00F8388E"/>
    <w:rsid w:val="00F83A94"/>
    <w:rsid w:val="00F83C6D"/>
    <w:rsid w:val="00F83DC8"/>
    <w:rsid w:val="00F85D76"/>
    <w:rsid w:val="00F866E8"/>
    <w:rsid w:val="00F86FB6"/>
    <w:rsid w:val="00F8723A"/>
    <w:rsid w:val="00F91E63"/>
    <w:rsid w:val="00F91F0A"/>
    <w:rsid w:val="00F9231E"/>
    <w:rsid w:val="00F95D81"/>
    <w:rsid w:val="00F96F6D"/>
    <w:rsid w:val="00FA1378"/>
    <w:rsid w:val="00FA1F07"/>
    <w:rsid w:val="00FA2685"/>
    <w:rsid w:val="00FA3954"/>
    <w:rsid w:val="00FA47EF"/>
    <w:rsid w:val="00FA526A"/>
    <w:rsid w:val="00FA5603"/>
    <w:rsid w:val="00FA57BC"/>
    <w:rsid w:val="00FA5ED0"/>
    <w:rsid w:val="00FA6C84"/>
    <w:rsid w:val="00FA7670"/>
    <w:rsid w:val="00FB005C"/>
    <w:rsid w:val="00FB0705"/>
    <w:rsid w:val="00FB0A37"/>
    <w:rsid w:val="00FB16C6"/>
    <w:rsid w:val="00FB1EBC"/>
    <w:rsid w:val="00FB2118"/>
    <w:rsid w:val="00FB22CB"/>
    <w:rsid w:val="00FB23D4"/>
    <w:rsid w:val="00FB3463"/>
    <w:rsid w:val="00FB4749"/>
    <w:rsid w:val="00FB4DDD"/>
    <w:rsid w:val="00FB5EA8"/>
    <w:rsid w:val="00FB68B7"/>
    <w:rsid w:val="00FB6DC4"/>
    <w:rsid w:val="00FB6EBA"/>
    <w:rsid w:val="00FB726C"/>
    <w:rsid w:val="00FB728B"/>
    <w:rsid w:val="00FC09BC"/>
    <w:rsid w:val="00FC44CE"/>
    <w:rsid w:val="00FC4AD1"/>
    <w:rsid w:val="00FC68CB"/>
    <w:rsid w:val="00FC6C66"/>
    <w:rsid w:val="00FD1999"/>
    <w:rsid w:val="00FD2E54"/>
    <w:rsid w:val="00FD3074"/>
    <w:rsid w:val="00FD32FA"/>
    <w:rsid w:val="00FD33B3"/>
    <w:rsid w:val="00FD3593"/>
    <w:rsid w:val="00FD413D"/>
    <w:rsid w:val="00FD4237"/>
    <w:rsid w:val="00FD476B"/>
    <w:rsid w:val="00FD4DF9"/>
    <w:rsid w:val="00FD5C32"/>
    <w:rsid w:val="00FD5CCD"/>
    <w:rsid w:val="00FD6213"/>
    <w:rsid w:val="00FD7795"/>
    <w:rsid w:val="00FD7DEE"/>
    <w:rsid w:val="00FE0A37"/>
    <w:rsid w:val="00FE0E28"/>
    <w:rsid w:val="00FE0E54"/>
    <w:rsid w:val="00FE1512"/>
    <w:rsid w:val="00FE1AEC"/>
    <w:rsid w:val="00FE1F06"/>
    <w:rsid w:val="00FE2C54"/>
    <w:rsid w:val="00FE378E"/>
    <w:rsid w:val="00FE3BFD"/>
    <w:rsid w:val="00FE4BE7"/>
    <w:rsid w:val="00FE5351"/>
    <w:rsid w:val="00FE53B8"/>
    <w:rsid w:val="00FE5709"/>
    <w:rsid w:val="00FE5F71"/>
    <w:rsid w:val="00FF0785"/>
    <w:rsid w:val="00FF07BD"/>
    <w:rsid w:val="00FF08AE"/>
    <w:rsid w:val="00FF133F"/>
    <w:rsid w:val="00FF1654"/>
    <w:rsid w:val="00FF1B3A"/>
    <w:rsid w:val="00FF1DDB"/>
    <w:rsid w:val="00FF22BD"/>
    <w:rsid w:val="00FF2D07"/>
    <w:rsid w:val="00FF36BF"/>
    <w:rsid w:val="00FF3A47"/>
    <w:rsid w:val="00FF4EF9"/>
    <w:rsid w:val="00FF52C3"/>
    <w:rsid w:val="00FF5CE8"/>
    <w:rsid w:val="00FF66B8"/>
    <w:rsid w:val="00FF6BD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69696,#b2b2b2"/>
    </o:shapedefaults>
    <o:shapelayout v:ext="edit">
      <o:idmap v:ext="edit" data="2"/>
    </o:shapelayout>
  </w:shapeDefaults>
  <w:decimalSymbol w:val="."/>
  <w:listSeparator w:val=","/>
  <w14:docId w14:val="4EBFB87E"/>
  <w15:docId w15:val="{9410E7F8-6CCF-449E-A389-A78B9E344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BA5"/>
    <w:rPr>
      <w:sz w:val="24"/>
      <w:szCs w:val="24"/>
      <w:lang w:val="en-GB"/>
    </w:rPr>
  </w:style>
  <w:style w:type="paragraph" w:styleId="Heading1">
    <w:name w:val="heading 1"/>
    <w:basedOn w:val="Normal"/>
    <w:next w:val="Normal"/>
    <w:link w:val="Heading1Char"/>
    <w:uiPriority w:val="9"/>
    <w:qFormat/>
    <w:rsid w:val="00433BAD"/>
    <w:pPr>
      <w:keepNext/>
      <w:numPr>
        <w:numId w:val="22"/>
      </w:numPr>
      <w:spacing w:after="560" w:line="360" w:lineRule="auto"/>
      <w:jc w:val="center"/>
      <w:outlineLvl w:val="0"/>
    </w:pPr>
    <w:rPr>
      <w:b/>
      <w:bCs/>
      <w:iCs/>
      <w:sz w:val="32"/>
      <w:szCs w:val="28"/>
    </w:rPr>
  </w:style>
  <w:style w:type="paragraph" w:styleId="Heading2">
    <w:name w:val="heading 2"/>
    <w:basedOn w:val="Normal"/>
    <w:next w:val="Normal"/>
    <w:qFormat/>
    <w:rsid w:val="00CC0C9F"/>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qFormat/>
    <w:rsid w:val="002B63E0"/>
    <w:pPr>
      <w:keepNext/>
      <w:numPr>
        <w:ilvl w:val="2"/>
        <w:numId w:val="3"/>
      </w:numPr>
      <w:spacing w:before="240" w:after="60"/>
      <w:outlineLvl w:val="2"/>
    </w:pPr>
    <w:rPr>
      <w:rFonts w:ascii="Arial" w:hAnsi="Arial" w:cs="Arial"/>
      <w:b/>
      <w:bCs/>
      <w:sz w:val="26"/>
      <w:szCs w:val="26"/>
    </w:rPr>
  </w:style>
  <w:style w:type="paragraph" w:styleId="Heading4">
    <w:name w:val="heading 4"/>
    <w:aliases w:val=" Char"/>
    <w:basedOn w:val="Normal"/>
    <w:next w:val="Normal"/>
    <w:link w:val="Heading4Char"/>
    <w:qFormat/>
    <w:rsid w:val="002B63E0"/>
    <w:pPr>
      <w:keepNext/>
      <w:numPr>
        <w:ilvl w:val="3"/>
        <w:numId w:val="3"/>
      </w:numPr>
      <w:spacing w:before="240" w:after="60"/>
      <w:outlineLvl w:val="3"/>
    </w:pPr>
    <w:rPr>
      <w:b/>
      <w:bCs/>
      <w:sz w:val="28"/>
      <w:szCs w:val="28"/>
    </w:rPr>
  </w:style>
  <w:style w:type="paragraph" w:styleId="Heading5">
    <w:name w:val="heading 5"/>
    <w:basedOn w:val="Normal"/>
    <w:next w:val="Normal"/>
    <w:qFormat/>
    <w:rsid w:val="002B63E0"/>
    <w:pPr>
      <w:numPr>
        <w:ilvl w:val="4"/>
        <w:numId w:val="3"/>
      </w:numPr>
      <w:spacing w:before="240" w:after="60"/>
      <w:outlineLvl w:val="4"/>
    </w:pPr>
    <w:rPr>
      <w:b/>
      <w:bCs/>
      <w:i/>
      <w:iCs/>
      <w:sz w:val="26"/>
      <w:szCs w:val="26"/>
    </w:rPr>
  </w:style>
  <w:style w:type="paragraph" w:styleId="Heading6">
    <w:name w:val="heading 6"/>
    <w:basedOn w:val="Normal"/>
    <w:next w:val="Normal"/>
    <w:qFormat/>
    <w:rsid w:val="002B63E0"/>
    <w:pPr>
      <w:numPr>
        <w:ilvl w:val="5"/>
        <w:numId w:val="3"/>
      </w:numPr>
      <w:spacing w:before="240" w:after="60"/>
      <w:outlineLvl w:val="5"/>
    </w:pPr>
    <w:rPr>
      <w:b/>
      <w:bCs/>
      <w:sz w:val="22"/>
      <w:szCs w:val="22"/>
    </w:rPr>
  </w:style>
  <w:style w:type="paragraph" w:styleId="Heading7">
    <w:name w:val="heading 7"/>
    <w:basedOn w:val="Normal"/>
    <w:next w:val="Normal"/>
    <w:qFormat/>
    <w:rsid w:val="002B63E0"/>
    <w:pPr>
      <w:numPr>
        <w:ilvl w:val="6"/>
        <w:numId w:val="3"/>
      </w:numPr>
      <w:spacing w:before="240" w:after="60"/>
      <w:outlineLvl w:val="6"/>
    </w:pPr>
  </w:style>
  <w:style w:type="paragraph" w:styleId="Heading8">
    <w:name w:val="heading 8"/>
    <w:basedOn w:val="Normal"/>
    <w:next w:val="Normal"/>
    <w:qFormat/>
    <w:rsid w:val="002B63E0"/>
    <w:pPr>
      <w:numPr>
        <w:ilvl w:val="7"/>
        <w:numId w:val="3"/>
      </w:numPr>
      <w:spacing w:before="240" w:after="60"/>
      <w:outlineLvl w:val="7"/>
    </w:pPr>
    <w:rPr>
      <w:i/>
      <w:iCs/>
    </w:rPr>
  </w:style>
  <w:style w:type="paragraph" w:styleId="Heading9">
    <w:name w:val="heading 9"/>
    <w:basedOn w:val="Normal"/>
    <w:next w:val="Normal"/>
    <w:qFormat/>
    <w:rsid w:val="002B63E0"/>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C4A21"/>
    <w:pPr>
      <w:tabs>
        <w:tab w:val="center" w:pos="4320"/>
        <w:tab w:val="right" w:pos="8640"/>
      </w:tabs>
    </w:pPr>
  </w:style>
  <w:style w:type="character" w:styleId="PageNumber">
    <w:name w:val="page number"/>
    <w:basedOn w:val="DefaultParagraphFont"/>
    <w:rsid w:val="007C4A21"/>
  </w:style>
  <w:style w:type="paragraph" w:customStyle="1" w:styleId="ChapterLabel">
    <w:name w:val="Chapter Label"/>
    <w:basedOn w:val="Normal"/>
    <w:next w:val="Normal"/>
    <w:link w:val="ChapterLabelChar"/>
    <w:rsid w:val="00DB6947"/>
    <w:pPr>
      <w:keepNext/>
      <w:pageBreakBefore/>
      <w:tabs>
        <w:tab w:val="right" w:pos="8640"/>
      </w:tabs>
      <w:spacing w:after="560"/>
      <w:jc w:val="right"/>
    </w:pPr>
    <w:rPr>
      <w:b/>
      <w:i/>
      <w:color w:val="000000"/>
      <w:spacing w:val="70"/>
      <w:sz w:val="28"/>
    </w:rPr>
  </w:style>
  <w:style w:type="paragraph" w:styleId="Footer">
    <w:name w:val="footer"/>
    <w:basedOn w:val="Normal"/>
    <w:link w:val="FooterChar"/>
    <w:uiPriority w:val="99"/>
    <w:rsid w:val="00242DF8"/>
    <w:pPr>
      <w:tabs>
        <w:tab w:val="center" w:pos="4320"/>
        <w:tab w:val="right" w:pos="8640"/>
      </w:tabs>
    </w:pPr>
  </w:style>
  <w:style w:type="table" w:styleId="TableGrid2">
    <w:name w:val="Table Grid 2"/>
    <w:basedOn w:val="TableNormal"/>
    <w:rsid w:val="00A03ED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BalloonText">
    <w:name w:val="Balloon Text"/>
    <w:basedOn w:val="Normal"/>
    <w:semiHidden/>
    <w:rsid w:val="0031333D"/>
    <w:rPr>
      <w:rFonts w:ascii="Tahoma" w:hAnsi="Tahoma" w:cs="Tahoma"/>
      <w:sz w:val="16"/>
      <w:szCs w:val="16"/>
    </w:rPr>
  </w:style>
  <w:style w:type="paragraph" w:styleId="BodyText">
    <w:name w:val="Body Text"/>
    <w:basedOn w:val="Normal"/>
    <w:rsid w:val="008D135F"/>
    <w:rPr>
      <w:szCs w:val="20"/>
    </w:rPr>
  </w:style>
  <w:style w:type="character" w:customStyle="1" w:styleId="h21">
    <w:name w:val="h21"/>
    <w:basedOn w:val="DefaultParagraphFont"/>
    <w:rsid w:val="008D135F"/>
    <w:rPr>
      <w:rFonts w:ascii="Verdana" w:hAnsi="Verdana" w:hint="default"/>
      <w:b/>
      <w:bCs/>
      <w:color w:val="8C0021"/>
      <w:sz w:val="23"/>
      <w:szCs w:val="23"/>
    </w:rPr>
  </w:style>
  <w:style w:type="character" w:customStyle="1" w:styleId="h51">
    <w:name w:val="h51"/>
    <w:basedOn w:val="DefaultParagraphFont"/>
    <w:rsid w:val="008D135F"/>
    <w:rPr>
      <w:rFonts w:ascii="Arial" w:hAnsi="Arial" w:cs="Arial" w:hint="default"/>
      <w:b/>
      <w:bCs/>
      <w:color w:val="1D567D"/>
      <w:sz w:val="20"/>
      <w:szCs w:val="20"/>
    </w:rPr>
  </w:style>
  <w:style w:type="paragraph" w:styleId="NormalWeb">
    <w:name w:val="Normal (Web)"/>
    <w:basedOn w:val="Normal"/>
    <w:uiPriority w:val="99"/>
    <w:rsid w:val="008D135F"/>
    <w:pPr>
      <w:spacing w:before="100" w:beforeAutospacing="1" w:after="100" w:afterAutospacing="1"/>
    </w:pPr>
    <w:rPr>
      <w:rFonts w:ascii="Verdana" w:hAnsi="Verdana"/>
    </w:rPr>
  </w:style>
  <w:style w:type="paragraph" w:styleId="Title">
    <w:name w:val="Title"/>
    <w:basedOn w:val="Normal"/>
    <w:qFormat/>
    <w:rsid w:val="008D135F"/>
    <w:pPr>
      <w:jc w:val="center"/>
    </w:pPr>
    <w:rPr>
      <w:b/>
      <w:szCs w:val="20"/>
      <w:u w:val="single"/>
    </w:rPr>
  </w:style>
  <w:style w:type="paragraph" w:styleId="Subtitle">
    <w:name w:val="Subtitle"/>
    <w:basedOn w:val="Normal"/>
    <w:qFormat/>
    <w:rsid w:val="008D135F"/>
    <w:pPr>
      <w:jc w:val="center"/>
    </w:pPr>
    <w:rPr>
      <w:szCs w:val="20"/>
    </w:rPr>
  </w:style>
  <w:style w:type="paragraph" w:styleId="BodyText3">
    <w:name w:val="Body Text 3"/>
    <w:basedOn w:val="Normal"/>
    <w:rsid w:val="008D135F"/>
    <w:pPr>
      <w:jc w:val="both"/>
    </w:pPr>
    <w:rPr>
      <w:sz w:val="20"/>
    </w:rPr>
  </w:style>
  <w:style w:type="paragraph" w:styleId="BodyTextIndent3">
    <w:name w:val="Body Text Indent 3"/>
    <w:basedOn w:val="Normal"/>
    <w:rsid w:val="008D135F"/>
    <w:pPr>
      <w:ind w:left="360" w:hanging="360"/>
      <w:jc w:val="both"/>
    </w:pPr>
    <w:rPr>
      <w:b/>
      <w:bCs/>
      <w:sz w:val="22"/>
    </w:rPr>
  </w:style>
  <w:style w:type="character" w:styleId="Strong">
    <w:name w:val="Strong"/>
    <w:basedOn w:val="DefaultParagraphFont"/>
    <w:uiPriority w:val="22"/>
    <w:qFormat/>
    <w:rsid w:val="008D135F"/>
    <w:rPr>
      <w:b/>
      <w:bCs/>
    </w:rPr>
  </w:style>
  <w:style w:type="paragraph" w:styleId="BodyTextIndent2">
    <w:name w:val="Body Text Indent 2"/>
    <w:basedOn w:val="Normal"/>
    <w:rsid w:val="008D135F"/>
    <w:pPr>
      <w:ind w:left="360" w:hanging="360"/>
      <w:jc w:val="both"/>
    </w:pPr>
    <w:rPr>
      <w:sz w:val="20"/>
    </w:rPr>
  </w:style>
  <w:style w:type="paragraph" w:styleId="BodyText2">
    <w:name w:val="Body Text 2"/>
    <w:basedOn w:val="Normal"/>
    <w:rsid w:val="008D135F"/>
    <w:pPr>
      <w:spacing w:line="480" w:lineRule="auto"/>
      <w:jc w:val="both"/>
    </w:pPr>
  </w:style>
  <w:style w:type="paragraph" w:styleId="TOC1">
    <w:name w:val="toc 1"/>
    <w:basedOn w:val="Normal"/>
    <w:autoRedefine/>
    <w:uiPriority w:val="39"/>
    <w:rsid w:val="00623ADA"/>
    <w:pPr>
      <w:tabs>
        <w:tab w:val="left" w:pos="720"/>
        <w:tab w:val="left" w:pos="900"/>
        <w:tab w:val="right" w:leader="dot" w:pos="8280"/>
      </w:tabs>
      <w:spacing w:line="360" w:lineRule="auto"/>
      <w:jc w:val="both"/>
    </w:pPr>
    <w:rPr>
      <w:b/>
      <w:bCs/>
      <w:noProof/>
      <w:spacing w:val="-2"/>
    </w:rPr>
  </w:style>
  <w:style w:type="paragraph" w:styleId="TableofFigures">
    <w:name w:val="table of figures"/>
    <w:basedOn w:val="Normal"/>
    <w:uiPriority w:val="99"/>
    <w:rsid w:val="008D135F"/>
    <w:pPr>
      <w:tabs>
        <w:tab w:val="right" w:leader="dot" w:pos="8640"/>
      </w:tabs>
      <w:ind w:left="720" w:hanging="720"/>
      <w:jc w:val="both"/>
    </w:pPr>
    <w:rPr>
      <w:color w:val="000000"/>
      <w:spacing w:val="-2"/>
    </w:rPr>
  </w:style>
  <w:style w:type="paragraph" w:styleId="Date">
    <w:name w:val="Date"/>
    <w:basedOn w:val="BodyText"/>
    <w:rsid w:val="008D135F"/>
    <w:pPr>
      <w:tabs>
        <w:tab w:val="right" w:pos="8640"/>
      </w:tabs>
      <w:spacing w:after="560" w:line="360" w:lineRule="auto"/>
      <w:jc w:val="center"/>
    </w:pPr>
    <w:rPr>
      <w:color w:val="000000"/>
      <w:spacing w:val="-2"/>
      <w:szCs w:val="24"/>
    </w:rPr>
  </w:style>
  <w:style w:type="paragraph" w:customStyle="1" w:styleId="Author">
    <w:name w:val="Author"/>
    <w:basedOn w:val="BodyText"/>
    <w:rsid w:val="008D135F"/>
    <w:pPr>
      <w:tabs>
        <w:tab w:val="right" w:pos="8640"/>
      </w:tabs>
      <w:spacing w:line="480" w:lineRule="auto"/>
      <w:jc w:val="center"/>
    </w:pPr>
    <w:rPr>
      <w:color w:val="000000"/>
      <w:spacing w:val="-2"/>
      <w:szCs w:val="24"/>
    </w:rPr>
  </w:style>
  <w:style w:type="paragraph" w:customStyle="1" w:styleId="SectionLabel">
    <w:name w:val="Section Label"/>
    <w:basedOn w:val="Normal"/>
    <w:next w:val="BodyText"/>
    <w:rsid w:val="008D135F"/>
    <w:pPr>
      <w:keepNext/>
      <w:keepLines/>
      <w:pageBreakBefore/>
      <w:tabs>
        <w:tab w:val="right" w:pos="8640"/>
      </w:tabs>
      <w:spacing w:after="700" w:line="360" w:lineRule="auto"/>
      <w:jc w:val="center"/>
    </w:pPr>
    <w:rPr>
      <w:caps/>
      <w:color w:val="000000"/>
      <w:spacing w:val="10"/>
      <w:kern w:val="28"/>
    </w:rPr>
  </w:style>
  <w:style w:type="paragraph" w:customStyle="1" w:styleId="SubtitleCover">
    <w:name w:val="Subtitle Cover"/>
    <w:basedOn w:val="Normal"/>
    <w:next w:val="BodyText"/>
    <w:rsid w:val="008D135F"/>
    <w:pPr>
      <w:keepNext/>
      <w:tabs>
        <w:tab w:val="right" w:pos="8640"/>
      </w:tabs>
      <w:spacing w:after="560"/>
      <w:ind w:left="1800" w:right="1800"/>
      <w:jc w:val="center"/>
    </w:pPr>
    <w:rPr>
      <w:color w:val="000000"/>
      <w:spacing w:val="-2"/>
    </w:rPr>
  </w:style>
  <w:style w:type="paragraph" w:customStyle="1" w:styleId="TitleCover">
    <w:name w:val="Title Cover"/>
    <w:basedOn w:val="Normal"/>
    <w:next w:val="SubtitleCover"/>
    <w:rsid w:val="008D135F"/>
    <w:pPr>
      <w:keepNext/>
      <w:keepLines/>
      <w:tabs>
        <w:tab w:val="right" w:pos="8640"/>
      </w:tabs>
      <w:spacing w:before="780" w:after="420"/>
      <w:ind w:left="1920" w:right="1920"/>
      <w:jc w:val="center"/>
    </w:pPr>
    <w:rPr>
      <w:caps/>
      <w:color w:val="000000"/>
      <w:spacing w:val="5"/>
      <w:kern w:val="28"/>
    </w:rPr>
  </w:style>
  <w:style w:type="character" w:styleId="Hyperlink">
    <w:name w:val="Hyperlink"/>
    <w:basedOn w:val="DefaultParagraphFont"/>
    <w:uiPriority w:val="99"/>
    <w:rsid w:val="008D135F"/>
    <w:rPr>
      <w:color w:val="0000FF"/>
      <w:u w:val="single"/>
    </w:rPr>
  </w:style>
  <w:style w:type="paragraph" w:styleId="BodyTextIndent">
    <w:name w:val="Body Text Indent"/>
    <w:basedOn w:val="Normal"/>
    <w:rsid w:val="008D135F"/>
    <w:pPr>
      <w:spacing w:line="480" w:lineRule="auto"/>
      <w:ind w:left="4320"/>
    </w:pPr>
  </w:style>
  <w:style w:type="character" w:styleId="FollowedHyperlink">
    <w:name w:val="FollowedHyperlink"/>
    <w:basedOn w:val="DefaultParagraphFont"/>
    <w:rsid w:val="008D135F"/>
    <w:rPr>
      <w:color w:val="800080"/>
      <w:u w:val="single"/>
    </w:rPr>
  </w:style>
  <w:style w:type="character" w:styleId="Emphasis">
    <w:name w:val="Emphasis"/>
    <w:uiPriority w:val="20"/>
    <w:qFormat/>
    <w:rsid w:val="008D135F"/>
    <w:rPr>
      <w:i/>
      <w:iCs w:val="0"/>
    </w:rPr>
  </w:style>
  <w:style w:type="character" w:customStyle="1" w:styleId="StyleBodyTextIndentItalicChar">
    <w:name w:val="Style Body Text Indent + Italic Char"/>
    <w:basedOn w:val="DefaultParagraphFont"/>
    <w:rsid w:val="008D135F"/>
    <w:rPr>
      <w:i/>
      <w:iCs/>
      <w:spacing w:val="-2"/>
      <w:sz w:val="24"/>
      <w:lang w:val="en-US" w:eastAsia="en-US" w:bidi="ar-SA"/>
    </w:rPr>
  </w:style>
  <w:style w:type="paragraph" w:styleId="Caption">
    <w:name w:val="caption"/>
    <w:basedOn w:val="Normal"/>
    <w:next w:val="BodyText"/>
    <w:uiPriority w:val="35"/>
    <w:qFormat/>
    <w:rsid w:val="008D135F"/>
    <w:pPr>
      <w:tabs>
        <w:tab w:val="right" w:pos="8640"/>
      </w:tabs>
      <w:spacing w:after="560"/>
      <w:ind w:left="1920" w:right="1920"/>
      <w:jc w:val="both"/>
    </w:pPr>
    <w:rPr>
      <w:color w:val="000000"/>
      <w:sz w:val="18"/>
    </w:rPr>
  </w:style>
  <w:style w:type="paragraph" w:customStyle="1" w:styleId="L2-Level2BodyText">
    <w:name w:val="L2 - Level 2 Body Text"/>
    <w:basedOn w:val="Normal"/>
    <w:rsid w:val="008D135F"/>
    <w:pPr>
      <w:tabs>
        <w:tab w:val="left" w:pos="720"/>
        <w:tab w:val="left" w:pos="1440"/>
        <w:tab w:val="left" w:pos="2161"/>
        <w:tab w:val="left" w:pos="3615"/>
        <w:tab w:val="left" w:pos="5063"/>
        <w:tab w:val="left" w:pos="6510"/>
      </w:tabs>
      <w:spacing w:after="240"/>
      <w:ind w:left="720"/>
    </w:pPr>
    <w:rPr>
      <w:rFonts w:ascii="Palatino" w:hAnsi="Palatino"/>
      <w:noProof/>
      <w:sz w:val="22"/>
      <w:szCs w:val="20"/>
      <w:lang w:eastAsia="ko-KR"/>
    </w:rPr>
  </w:style>
  <w:style w:type="numbering" w:styleId="111111">
    <w:name w:val="Outline List 2"/>
    <w:basedOn w:val="NoList"/>
    <w:rsid w:val="008D135F"/>
    <w:pPr>
      <w:numPr>
        <w:numId w:val="4"/>
      </w:numPr>
    </w:pPr>
  </w:style>
  <w:style w:type="table" w:styleId="TableGrid">
    <w:name w:val="Table Grid"/>
    <w:basedOn w:val="TableNormal"/>
    <w:rsid w:val="008D1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ustomColorRGB35">
    <w:name w:val="Normal + Custom Color(RGB(35"/>
    <w:aliases w:val="31,32)),Justified,Left:  0.25&quot;,First line:  0..."/>
    <w:basedOn w:val="Normal"/>
    <w:rsid w:val="008D135F"/>
    <w:pPr>
      <w:autoSpaceDE w:val="0"/>
      <w:autoSpaceDN w:val="0"/>
      <w:adjustRightInd w:val="0"/>
      <w:spacing w:line="480" w:lineRule="auto"/>
      <w:ind w:left="360" w:firstLine="720"/>
      <w:jc w:val="both"/>
    </w:pPr>
  </w:style>
  <w:style w:type="character" w:customStyle="1" w:styleId="Heading4Char">
    <w:name w:val="Heading 4 Char"/>
    <w:aliases w:val=" Char Char"/>
    <w:basedOn w:val="DefaultParagraphFont"/>
    <w:link w:val="Heading4"/>
    <w:rsid w:val="008D135F"/>
    <w:rPr>
      <w:b/>
      <w:bCs/>
      <w:sz w:val="28"/>
      <w:szCs w:val="28"/>
      <w:lang w:val="en-GB"/>
    </w:rPr>
  </w:style>
  <w:style w:type="paragraph" w:styleId="TOC2">
    <w:name w:val="toc 2"/>
    <w:basedOn w:val="Normal"/>
    <w:next w:val="Normal"/>
    <w:autoRedefine/>
    <w:uiPriority w:val="39"/>
    <w:rsid w:val="00EB6839"/>
    <w:pPr>
      <w:tabs>
        <w:tab w:val="left" w:pos="900"/>
        <w:tab w:val="left" w:pos="960"/>
        <w:tab w:val="right" w:pos="8299"/>
      </w:tabs>
      <w:spacing w:line="360" w:lineRule="auto"/>
    </w:pPr>
    <w:rPr>
      <w:noProof/>
    </w:rPr>
  </w:style>
  <w:style w:type="paragraph" w:styleId="TOC3">
    <w:name w:val="toc 3"/>
    <w:basedOn w:val="Normal"/>
    <w:next w:val="Normal"/>
    <w:autoRedefine/>
    <w:uiPriority w:val="39"/>
    <w:rsid w:val="00EB6839"/>
    <w:pPr>
      <w:tabs>
        <w:tab w:val="left" w:pos="900"/>
        <w:tab w:val="right" w:leader="dot" w:pos="8299"/>
      </w:tabs>
    </w:pPr>
  </w:style>
  <w:style w:type="paragraph" w:customStyle="1" w:styleId="TitleCover20pt">
    <w:name w:val="Title Cover + 20 pt"/>
    <w:aliases w:val="Bold,Left:  0.75&quot;,Right:  0.77&quot;"/>
    <w:basedOn w:val="Normal"/>
    <w:rsid w:val="008D135F"/>
    <w:pPr>
      <w:adjustRightInd w:val="0"/>
      <w:jc w:val="center"/>
    </w:pPr>
    <w:rPr>
      <w:b/>
      <w:bCs/>
      <w:iCs/>
      <w:color w:val="000000"/>
      <w:sz w:val="32"/>
      <w:szCs w:val="32"/>
    </w:rPr>
  </w:style>
  <w:style w:type="paragraph" w:styleId="TOC4">
    <w:name w:val="toc 4"/>
    <w:basedOn w:val="Normal"/>
    <w:next w:val="Normal"/>
    <w:autoRedefine/>
    <w:uiPriority w:val="39"/>
    <w:rsid w:val="00E60B3A"/>
    <w:pPr>
      <w:ind w:left="720"/>
    </w:pPr>
  </w:style>
  <w:style w:type="paragraph" w:styleId="TOC5">
    <w:name w:val="toc 5"/>
    <w:basedOn w:val="Normal"/>
    <w:next w:val="Normal"/>
    <w:autoRedefine/>
    <w:uiPriority w:val="39"/>
    <w:rsid w:val="00E60B3A"/>
    <w:pPr>
      <w:ind w:left="960"/>
    </w:pPr>
  </w:style>
  <w:style w:type="paragraph" w:styleId="TOC6">
    <w:name w:val="toc 6"/>
    <w:basedOn w:val="Normal"/>
    <w:next w:val="Normal"/>
    <w:autoRedefine/>
    <w:uiPriority w:val="39"/>
    <w:rsid w:val="00E60B3A"/>
    <w:pPr>
      <w:ind w:left="1200"/>
    </w:pPr>
  </w:style>
  <w:style w:type="paragraph" w:styleId="TOC7">
    <w:name w:val="toc 7"/>
    <w:basedOn w:val="Normal"/>
    <w:next w:val="Normal"/>
    <w:autoRedefine/>
    <w:uiPriority w:val="39"/>
    <w:rsid w:val="00E60B3A"/>
    <w:pPr>
      <w:ind w:left="1440"/>
    </w:pPr>
  </w:style>
  <w:style w:type="paragraph" w:styleId="TOC8">
    <w:name w:val="toc 8"/>
    <w:basedOn w:val="Normal"/>
    <w:next w:val="Normal"/>
    <w:autoRedefine/>
    <w:uiPriority w:val="39"/>
    <w:rsid w:val="00E60B3A"/>
    <w:pPr>
      <w:ind w:left="1680"/>
    </w:pPr>
  </w:style>
  <w:style w:type="paragraph" w:styleId="TOC9">
    <w:name w:val="toc 9"/>
    <w:basedOn w:val="Normal"/>
    <w:next w:val="Normal"/>
    <w:autoRedefine/>
    <w:uiPriority w:val="39"/>
    <w:rsid w:val="00E60B3A"/>
    <w:pPr>
      <w:ind w:left="1920"/>
    </w:pPr>
  </w:style>
  <w:style w:type="character" w:customStyle="1" w:styleId="m">
    <w:name w:val="m"/>
    <w:basedOn w:val="DefaultParagraphFont"/>
    <w:rsid w:val="00FE3BFD"/>
  </w:style>
  <w:style w:type="character" w:customStyle="1" w:styleId="h">
    <w:name w:val="h"/>
    <w:basedOn w:val="DefaultParagraphFont"/>
    <w:rsid w:val="00E10E5C"/>
  </w:style>
  <w:style w:type="paragraph" w:customStyle="1" w:styleId="TOC11">
    <w:name w:val="TOC 11"/>
    <w:basedOn w:val="Normal"/>
    <w:next w:val="TOC1"/>
    <w:autoRedefine/>
    <w:semiHidden/>
    <w:rsid w:val="00316CE7"/>
    <w:pPr>
      <w:tabs>
        <w:tab w:val="left" w:pos="900"/>
        <w:tab w:val="right" w:leader="dot" w:pos="8280"/>
      </w:tabs>
      <w:jc w:val="both"/>
    </w:pPr>
    <w:rPr>
      <w:b/>
      <w:bCs/>
      <w:noProof/>
      <w:spacing w:val="-2"/>
    </w:rPr>
  </w:style>
  <w:style w:type="paragraph" w:styleId="Bibliography">
    <w:name w:val="Bibliography"/>
    <w:basedOn w:val="Normal"/>
    <w:next w:val="Normal"/>
    <w:uiPriority w:val="37"/>
    <w:unhideWhenUsed/>
    <w:rsid w:val="00385083"/>
  </w:style>
  <w:style w:type="character" w:customStyle="1" w:styleId="Heading1Char">
    <w:name w:val="Heading 1 Char"/>
    <w:basedOn w:val="DefaultParagraphFont"/>
    <w:link w:val="Heading1"/>
    <w:uiPriority w:val="9"/>
    <w:rsid w:val="00433BAD"/>
    <w:rPr>
      <w:b/>
      <w:bCs/>
      <w:iCs/>
      <w:sz w:val="32"/>
      <w:szCs w:val="28"/>
      <w:lang w:val="en-GB"/>
    </w:rPr>
  </w:style>
  <w:style w:type="paragraph" w:customStyle="1" w:styleId="ChapterTitle">
    <w:name w:val="Chapter Title"/>
    <w:basedOn w:val="ChapterLabel"/>
    <w:link w:val="ChapterTitleChar"/>
    <w:qFormat/>
    <w:rsid w:val="00EB434E"/>
  </w:style>
  <w:style w:type="paragraph" w:styleId="ListParagraph">
    <w:name w:val="List Paragraph"/>
    <w:basedOn w:val="Normal"/>
    <w:uiPriority w:val="34"/>
    <w:qFormat/>
    <w:rsid w:val="00270DD7"/>
    <w:pPr>
      <w:ind w:left="720"/>
      <w:contextualSpacing/>
    </w:pPr>
  </w:style>
  <w:style w:type="character" w:customStyle="1" w:styleId="ChapterLabelChar">
    <w:name w:val="Chapter Label Char"/>
    <w:basedOn w:val="DefaultParagraphFont"/>
    <w:link w:val="ChapterLabel"/>
    <w:rsid w:val="00EB434E"/>
    <w:rPr>
      <w:b/>
      <w:i/>
      <w:color w:val="000000"/>
      <w:spacing w:val="70"/>
      <w:sz w:val="28"/>
      <w:szCs w:val="24"/>
    </w:rPr>
  </w:style>
  <w:style w:type="character" w:customStyle="1" w:styleId="ChapterTitleChar">
    <w:name w:val="Chapter Title Char"/>
    <w:basedOn w:val="ChapterLabelChar"/>
    <w:link w:val="ChapterTitle"/>
    <w:rsid w:val="00EB434E"/>
    <w:rPr>
      <w:b/>
      <w:i/>
      <w:color w:val="000000"/>
      <w:spacing w:val="70"/>
      <w:sz w:val="28"/>
      <w:szCs w:val="24"/>
    </w:rPr>
  </w:style>
  <w:style w:type="paragraph" w:customStyle="1" w:styleId="ChapterNo">
    <w:name w:val="Chapter No"/>
    <w:basedOn w:val="ChapterLabel"/>
    <w:link w:val="ChapterNoChar"/>
    <w:qFormat/>
    <w:rsid w:val="00525F66"/>
  </w:style>
  <w:style w:type="paragraph" w:customStyle="1" w:styleId="Style1">
    <w:name w:val="Style1"/>
    <w:basedOn w:val="ChapterNo"/>
    <w:next w:val="Heading1"/>
    <w:link w:val="Style1Char"/>
    <w:qFormat/>
    <w:rsid w:val="00525F66"/>
  </w:style>
  <w:style w:type="character" w:customStyle="1" w:styleId="ChapterNoChar">
    <w:name w:val="Chapter No Char"/>
    <w:basedOn w:val="ChapterLabelChar"/>
    <w:link w:val="ChapterNo"/>
    <w:rsid w:val="00525F66"/>
    <w:rPr>
      <w:b/>
      <w:i/>
      <w:color w:val="000000"/>
      <w:spacing w:val="70"/>
      <w:sz w:val="28"/>
      <w:szCs w:val="24"/>
      <w:lang w:val="en-GB"/>
    </w:rPr>
  </w:style>
  <w:style w:type="character" w:customStyle="1" w:styleId="Style1Char">
    <w:name w:val="Style1 Char"/>
    <w:basedOn w:val="ChapterNoChar"/>
    <w:link w:val="Style1"/>
    <w:rsid w:val="00525F66"/>
    <w:rPr>
      <w:b/>
      <w:i/>
      <w:color w:val="000000"/>
      <w:spacing w:val="70"/>
      <w:sz w:val="28"/>
      <w:szCs w:val="24"/>
      <w:lang w:val="en-GB"/>
    </w:rPr>
  </w:style>
  <w:style w:type="paragraph" w:customStyle="1" w:styleId="PARAGRAPHnoindent">
    <w:name w:val="PARAGRAPH (no indent)"/>
    <w:basedOn w:val="Normal"/>
    <w:next w:val="Normal"/>
    <w:rsid w:val="00D13EF5"/>
    <w:pPr>
      <w:widowControl w:val="0"/>
      <w:spacing w:line="230" w:lineRule="exact"/>
      <w:jc w:val="both"/>
    </w:pPr>
    <w:rPr>
      <w:rFonts w:ascii="Palatino" w:hAnsi="Palatino"/>
      <w:kern w:val="16"/>
      <w:sz w:val="19"/>
      <w:szCs w:val="20"/>
      <w:lang w:val="en-US"/>
    </w:rPr>
  </w:style>
  <w:style w:type="character" w:customStyle="1" w:styleId="Url">
    <w:name w:val="Url"/>
    <w:basedOn w:val="DefaultParagraphFont"/>
    <w:rsid w:val="00D13EF5"/>
    <w:rPr>
      <w:rFonts w:ascii="Helvetica Condensed" w:hAnsi="Helvetica Condensed"/>
      <w:color w:val="008000"/>
      <w:sz w:val="18"/>
    </w:rPr>
  </w:style>
  <w:style w:type="character" w:customStyle="1" w:styleId="Figurereferenceto">
    <w:name w:val="Figure (reference to)"/>
    <w:rsid w:val="00D13EF5"/>
    <w:rPr>
      <w:color w:val="FF0000"/>
    </w:rPr>
  </w:style>
  <w:style w:type="paragraph" w:customStyle="1" w:styleId="PARAGRAPH">
    <w:name w:val="PARAGRAPH"/>
    <w:basedOn w:val="Normal"/>
    <w:rsid w:val="00D13EF5"/>
    <w:pPr>
      <w:widowControl w:val="0"/>
      <w:spacing w:line="230" w:lineRule="exact"/>
      <w:ind w:firstLine="240"/>
      <w:jc w:val="both"/>
    </w:pPr>
    <w:rPr>
      <w:rFonts w:ascii="Palatino" w:hAnsi="Palatino"/>
      <w:kern w:val="16"/>
      <w:sz w:val="19"/>
      <w:szCs w:val="20"/>
      <w:lang w:val="en-US"/>
    </w:rPr>
  </w:style>
  <w:style w:type="paragraph" w:customStyle="1" w:styleId="TABLECOLUMNHEADER">
    <w:name w:val="TABLE COLUMN HEADER"/>
    <w:basedOn w:val="Normal"/>
    <w:next w:val="Normal"/>
    <w:rsid w:val="00D13EF5"/>
    <w:pPr>
      <w:widowControl w:val="0"/>
      <w:spacing w:before="40" w:after="40" w:line="180" w:lineRule="exact"/>
      <w:jc w:val="center"/>
    </w:pPr>
    <w:rPr>
      <w:rFonts w:ascii="Helvetica" w:hAnsi="Helvetica"/>
      <w:kern w:val="16"/>
      <w:sz w:val="18"/>
      <w:szCs w:val="20"/>
      <w:lang w:val="en-US"/>
    </w:rPr>
  </w:style>
  <w:style w:type="paragraph" w:customStyle="1" w:styleId="TABLETITLE">
    <w:name w:val="TABLE TITLE"/>
    <w:basedOn w:val="Normal"/>
    <w:next w:val="TABLECOLUMNHEADER"/>
    <w:rsid w:val="00D13EF5"/>
    <w:pPr>
      <w:keepNext/>
      <w:widowControl w:val="0"/>
      <w:spacing w:before="160" w:after="80" w:line="200" w:lineRule="exact"/>
      <w:jc w:val="center"/>
    </w:pPr>
    <w:rPr>
      <w:rFonts w:ascii="Helvetica" w:hAnsi="Helvetica"/>
      <w:smallCaps/>
      <w:kern w:val="16"/>
      <w:sz w:val="19"/>
      <w:szCs w:val="20"/>
      <w:lang w:val="en-US"/>
    </w:rPr>
  </w:style>
  <w:style w:type="table" w:customStyle="1" w:styleId="LightShading1">
    <w:name w:val="Light Shading1"/>
    <w:basedOn w:val="TableNormal"/>
    <w:uiPriority w:val="60"/>
    <w:rsid w:val="00D13EF5"/>
    <w:rPr>
      <w:rFonts w:ascii="Calibri" w:eastAsia="Calibri" w:hAnsi="Calibr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IGURECAPTION">
    <w:name w:val="FIGURE CAPTION"/>
    <w:basedOn w:val="PARAGRAPHnoindent"/>
    <w:rsid w:val="00D13EF5"/>
    <w:pPr>
      <w:spacing w:after="320" w:line="180" w:lineRule="exact"/>
    </w:pPr>
    <w:rPr>
      <w:rFonts w:ascii="Helvetica" w:hAnsi="Helvetica"/>
      <w:sz w:val="16"/>
    </w:rPr>
  </w:style>
  <w:style w:type="paragraph" w:customStyle="1" w:styleId="ART">
    <w:name w:val="ART"/>
    <w:basedOn w:val="Normal"/>
    <w:next w:val="Normal"/>
    <w:rsid w:val="00D13EF5"/>
    <w:pPr>
      <w:keepNext/>
      <w:widowControl w:val="0"/>
      <w:spacing w:before="240" w:after="160" w:line="220" w:lineRule="atLeast"/>
      <w:jc w:val="center"/>
    </w:pPr>
    <w:rPr>
      <w:rFonts w:ascii="Palatino" w:hAnsi="Palatino"/>
      <w:kern w:val="16"/>
      <w:sz w:val="19"/>
      <w:szCs w:val="20"/>
      <w:lang w:val="en-US"/>
    </w:rPr>
  </w:style>
  <w:style w:type="character" w:styleId="PlaceholderText">
    <w:name w:val="Placeholder Text"/>
    <w:basedOn w:val="DefaultParagraphFont"/>
    <w:uiPriority w:val="99"/>
    <w:semiHidden/>
    <w:rsid w:val="00047351"/>
    <w:rPr>
      <w:color w:val="808080"/>
    </w:rPr>
  </w:style>
  <w:style w:type="paragraph" w:customStyle="1" w:styleId="Affiliation">
    <w:name w:val="Affiliation"/>
    <w:basedOn w:val="Normal"/>
    <w:rsid w:val="00BD109A"/>
    <w:pPr>
      <w:jc w:val="center"/>
    </w:pPr>
    <w:rPr>
      <w:szCs w:val="20"/>
      <w:lang w:val="en-US"/>
    </w:rPr>
  </w:style>
  <w:style w:type="character" w:customStyle="1" w:styleId="FooterChar">
    <w:name w:val="Footer Char"/>
    <w:basedOn w:val="DefaultParagraphFont"/>
    <w:link w:val="Footer"/>
    <w:uiPriority w:val="99"/>
    <w:rsid w:val="00546EB3"/>
    <w:rPr>
      <w:sz w:val="24"/>
      <w:szCs w:val="24"/>
      <w:lang w:val="en-GB"/>
    </w:rPr>
  </w:style>
  <w:style w:type="paragraph" w:styleId="NoSpacing">
    <w:name w:val="No Spacing"/>
    <w:uiPriority w:val="1"/>
    <w:qFormat/>
    <w:rsid w:val="00767DD1"/>
    <w:rPr>
      <w:sz w:val="24"/>
      <w:szCs w:val="24"/>
      <w:lang w:val="en-GB"/>
    </w:rPr>
  </w:style>
  <w:style w:type="table" w:styleId="GridTable4-Accent3">
    <w:name w:val="Grid Table 4 Accent 3"/>
    <w:basedOn w:val="TableNormal"/>
    <w:uiPriority w:val="49"/>
    <w:rsid w:val="00767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emplate">
    <w:name w:val="template"/>
    <w:basedOn w:val="Normal"/>
    <w:rsid w:val="002C3F7D"/>
    <w:pPr>
      <w:spacing w:line="240" w:lineRule="exact"/>
    </w:pPr>
    <w:rPr>
      <w:rFonts w:ascii="Arial" w:hAnsi="Arial" w:cs="Arial"/>
      <w:i/>
      <w:iCs/>
      <w:sz w:val="22"/>
      <w:szCs w:val="22"/>
      <w:lang w:val="en-CA" w:bidi="he-IL"/>
    </w:rPr>
  </w:style>
  <w:style w:type="table" w:styleId="ListTable4-Accent3">
    <w:name w:val="List Table 4 Accent 3"/>
    <w:basedOn w:val="TableNormal"/>
    <w:uiPriority w:val="49"/>
    <w:rsid w:val="002C3F7D"/>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semiHidden/>
    <w:unhideWhenUsed/>
    <w:rsid w:val="00EC685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6858"/>
    <w:rPr>
      <w:rFonts w:ascii="Consolas" w:hAnsi="Consolas"/>
      <w:lang w:val="en-GB"/>
    </w:rPr>
  </w:style>
  <w:style w:type="table" w:styleId="ListTable3">
    <w:name w:val="List Table 3"/>
    <w:basedOn w:val="TableNormal"/>
    <w:uiPriority w:val="48"/>
    <w:rsid w:val="00BB5DCC"/>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A250ED"/>
    <w:pPr>
      <w:keepLines/>
      <w:spacing w:before="240" w:after="0" w:line="259" w:lineRule="auto"/>
      <w:jc w:val="left"/>
      <w:outlineLvl w:val="9"/>
    </w:pPr>
    <w:rPr>
      <w:rFonts w:asciiTheme="majorHAnsi" w:eastAsiaTheme="majorEastAsia" w:hAnsiTheme="majorHAnsi" w:cstheme="majorBidi"/>
      <w:b w:val="0"/>
      <w:i/>
      <w:color w:val="365F91" w:themeColor="accent1" w:themeShade="BF"/>
      <w:szCs w:val="32"/>
      <w:lang w:val="en-US"/>
    </w:rPr>
  </w:style>
  <w:style w:type="table" w:styleId="TableGridLight">
    <w:name w:val="Grid Table Light"/>
    <w:basedOn w:val="TableNormal"/>
    <w:uiPriority w:val="40"/>
    <w:rsid w:val="00F25A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5844E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953A98"/>
    <w:rPr>
      <w:sz w:val="16"/>
      <w:szCs w:val="16"/>
    </w:rPr>
  </w:style>
  <w:style w:type="paragraph" w:styleId="CommentText">
    <w:name w:val="annotation text"/>
    <w:basedOn w:val="Normal"/>
    <w:link w:val="CommentTextChar"/>
    <w:uiPriority w:val="99"/>
    <w:unhideWhenUsed/>
    <w:rsid w:val="00953A98"/>
    <w:rPr>
      <w:sz w:val="20"/>
      <w:szCs w:val="20"/>
    </w:rPr>
  </w:style>
  <w:style w:type="character" w:customStyle="1" w:styleId="CommentTextChar">
    <w:name w:val="Comment Text Char"/>
    <w:basedOn w:val="DefaultParagraphFont"/>
    <w:link w:val="CommentText"/>
    <w:uiPriority w:val="99"/>
    <w:rsid w:val="00953A98"/>
    <w:rPr>
      <w:lang w:val="en-GB"/>
    </w:rPr>
  </w:style>
  <w:style w:type="paragraph" w:styleId="CommentSubject">
    <w:name w:val="annotation subject"/>
    <w:basedOn w:val="CommentText"/>
    <w:next w:val="CommentText"/>
    <w:link w:val="CommentSubjectChar"/>
    <w:uiPriority w:val="99"/>
    <w:semiHidden/>
    <w:unhideWhenUsed/>
    <w:rsid w:val="00953A98"/>
    <w:rPr>
      <w:b/>
      <w:bCs/>
    </w:rPr>
  </w:style>
  <w:style w:type="character" w:customStyle="1" w:styleId="CommentSubjectChar">
    <w:name w:val="Comment Subject Char"/>
    <w:basedOn w:val="CommentTextChar"/>
    <w:link w:val="CommentSubject"/>
    <w:uiPriority w:val="99"/>
    <w:semiHidden/>
    <w:rsid w:val="00953A98"/>
    <w:rPr>
      <w:b/>
      <w:bCs/>
      <w:lang w:val="en-GB"/>
    </w:rPr>
  </w:style>
  <w:style w:type="paragraph" w:styleId="Revision">
    <w:name w:val="Revision"/>
    <w:hidden/>
    <w:uiPriority w:val="99"/>
    <w:semiHidden/>
    <w:rsid w:val="002060DA"/>
    <w:rPr>
      <w:sz w:val="24"/>
      <w:szCs w:val="24"/>
      <w:lang w:val="en-GB"/>
    </w:rPr>
  </w:style>
  <w:style w:type="character" w:customStyle="1" w:styleId="HeaderChar">
    <w:name w:val="Header Char"/>
    <w:basedOn w:val="DefaultParagraphFont"/>
    <w:link w:val="Header"/>
    <w:uiPriority w:val="99"/>
    <w:rsid w:val="00393615"/>
    <w:rPr>
      <w:sz w:val="24"/>
      <w:szCs w:val="24"/>
      <w:lang w:val="en-GB"/>
    </w:rPr>
  </w:style>
  <w:style w:type="table" w:styleId="PlainTable1">
    <w:name w:val="Plain Table 1"/>
    <w:basedOn w:val="TableNormal"/>
    <w:uiPriority w:val="41"/>
    <w:rsid w:val="00155F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1A5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8807">
      <w:bodyDiv w:val="1"/>
      <w:marLeft w:val="0"/>
      <w:marRight w:val="0"/>
      <w:marTop w:val="0"/>
      <w:marBottom w:val="0"/>
      <w:divBdr>
        <w:top w:val="none" w:sz="0" w:space="0" w:color="auto"/>
        <w:left w:val="none" w:sz="0" w:space="0" w:color="auto"/>
        <w:bottom w:val="none" w:sz="0" w:space="0" w:color="auto"/>
        <w:right w:val="none" w:sz="0" w:space="0" w:color="auto"/>
      </w:divBdr>
    </w:div>
    <w:div w:id="5329328">
      <w:bodyDiv w:val="1"/>
      <w:marLeft w:val="0"/>
      <w:marRight w:val="0"/>
      <w:marTop w:val="0"/>
      <w:marBottom w:val="0"/>
      <w:divBdr>
        <w:top w:val="none" w:sz="0" w:space="0" w:color="auto"/>
        <w:left w:val="none" w:sz="0" w:space="0" w:color="auto"/>
        <w:bottom w:val="none" w:sz="0" w:space="0" w:color="auto"/>
        <w:right w:val="none" w:sz="0" w:space="0" w:color="auto"/>
      </w:divBdr>
    </w:div>
    <w:div w:id="14229637">
      <w:bodyDiv w:val="1"/>
      <w:marLeft w:val="0"/>
      <w:marRight w:val="0"/>
      <w:marTop w:val="0"/>
      <w:marBottom w:val="0"/>
      <w:divBdr>
        <w:top w:val="none" w:sz="0" w:space="0" w:color="auto"/>
        <w:left w:val="none" w:sz="0" w:space="0" w:color="auto"/>
        <w:bottom w:val="none" w:sz="0" w:space="0" w:color="auto"/>
        <w:right w:val="none" w:sz="0" w:space="0" w:color="auto"/>
      </w:divBdr>
    </w:div>
    <w:div w:id="33114926">
      <w:bodyDiv w:val="1"/>
      <w:marLeft w:val="0"/>
      <w:marRight w:val="0"/>
      <w:marTop w:val="0"/>
      <w:marBottom w:val="0"/>
      <w:divBdr>
        <w:top w:val="none" w:sz="0" w:space="0" w:color="auto"/>
        <w:left w:val="none" w:sz="0" w:space="0" w:color="auto"/>
        <w:bottom w:val="none" w:sz="0" w:space="0" w:color="auto"/>
        <w:right w:val="none" w:sz="0" w:space="0" w:color="auto"/>
      </w:divBdr>
    </w:div>
    <w:div w:id="34503177">
      <w:bodyDiv w:val="1"/>
      <w:marLeft w:val="0"/>
      <w:marRight w:val="0"/>
      <w:marTop w:val="0"/>
      <w:marBottom w:val="0"/>
      <w:divBdr>
        <w:top w:val="none" w:sz="0" w:space="0" w:color="auto"/>
        <w:left w:val="none" w:sz="0" w:space="0" w:color="auto"/>
        <w:bottom w:val="none" w:sz="0" w:space="0" w:color="auto"/>
        <w:right w:val="none" w:sz="0" w:space="0" w:color="auto"/>
      </w:divBdr>
      <w:divsChild>
        <w:div w:id="986519223">
          <w:marLeft w:val="0"/>
          <w:marRight w:val="0"/>
          <w:marTop w:val="0"/>
          <w:marBottom w:val="0"/>
          <w:divBdr>
            <w:top w:val="none" w:sz="0" w:space="0" w:color="auto"/>
            <w:left w:val="none" w:sz="0" w:space="0" w:color="auto"/>
            <w:bottom w:val="none" w:sz="0" w:space="0" w:color="auto"/>
            <w:right w:val="none" w:sz="0" w:space="0" w:color="auto"/>
          </w:divBdr>
        </w:div>
      </w:divsChild>
    </w:div>
    <w:div w:id="37557551">
      <w:bodyDiv w:val="1"/>
      <w:marLeft w:val="0"/>
      <w:marRight w:val="0"/>
      <w:marTop w:val="0"/>
      <w:marBottom w:val="0"/>
      <w:divBdr>
        <w:top w:val="none" w:sz="0" w:space="0" w:color="auto"/>
        <w:left w:val="none" w:sz="0" w:space="0" w:color="auto"/>
        <w:bottom w:val="none" w:sz="0" w:space="0" w:color="auto"/>
        <w:right w:val="none" w:sz="0" w:space="0" w:color="auto"/>
      </w:divBdr>
      <w:divsChild>
        <w:div w:id="1988893398">
          <w:marLeft w:val="360"/>
          <w:marRight w:val="0"/>
          <w:marTop w:val="200"/>
          <w:marBottom w:val="0"/>
          <w:divBdr>
            <w:top w:val="none" w:sz="0" w:space="0" w:color="auto"/>
            <w:left w:val="none" w:sz="0" w:space="0" w:color="auto"/>
            <w:bottom w:val="none" w:sz="0" w:space="0" w:color="auto"/>
            <w:right w:val="none" w:sz="0" w:space="0" w:color="auto"/>
          </w:divBdr>
        </w:div>
      </w:divsChild>
    </w:div>
    <w:div w:id="43406761">
      <w:bodyDiv w:val="1"/>
      <w:marLeft w:val="0"/>
      <w:marRight w:val="0"/>
      <w:marTop w:val="0"/>
      <w:marBottom w:val="0"/>
      <w:divBdr>
        <w:top w:val="none" w:sz="0" w:space="0" w:color="auto"/>
        <w:left w:val="none" w:sz="0" w:space="0" w:color="auto"/>
        <w:bottom w:val="none" w:sz="0" w:space="0" w:color="auto"/>
        <w:right w:val="none" w:sz="0" w:space="0" w:color="auto"/>
      </w:divBdr>
    </w:div>
    <w:div w:id="71004472">
      <w:bodyDiv w:val="1"/>
      <w:marLeft w:val="0"/>
      <w:marRight w:val="0"/>
      <w:marTop w:val="0"/>
      <w:marBottom w:val="0"/>
      <w:divBdr>
        <w:top w:val="none" w:sz="0" w:space="0" w:color="auto"/>
        <w:left w:val="none" w:sz="0" w:space="0" w:color="auto"/>
        <w:bottom w:val="none" w:sz="0" w:space="0" w:color="auto"/>
        <w:right w:val="none" w:sz="0" w:space="0" w:color="auto"/>
      </w:divBdr>
    </w:div>
    <w:div w:id="87119126">
      <w:bodyDiv w:val="1"/>
      <w:marLeft w:val="0"/>
      <w:marRight w:val="0"/>
      <w:marTop w:val="0"/>
      <w:marBottom w:val="0"/>
      <w:divBdr>
        <w:top w:val="none" w:sz="0" w:space="0" w:color="auto"/>
        <w:left w:val="none" w:sz="0" w:space="0" w:color="auto"/>
        <w:bottom w:val="none" w:sz="0" w:space="0" w:color="auto"/>
        <w:right w:val="none" w:sz="0" w:space="0" w:color="auto"/>
      </w:divBdr>
    </w:div>
    <w:div w:id="89085339">
      <w:bodyDiv w:val="1"/>
      <w:marLeft w:val="0"/>
      <w:marRight w:val="0"/>
      <w:marTop w:val="0"/>
      <w:marBottom w:val="0"/>
      <w:divBdr>
        <w:top w:val="none" w:sz="0" w:space="0" w:color="auto"/>
        <w:left w:val="none" w:sz="0" w:space="0" w:color="auto"/>
        <w:bottom w:val="none" w:sz="0" w:space="0" w:color="auto"/>
        <w:right w:val="none" w:sz="0" w:space="0" w:color="auto"/>
      </w:divBdr>
    </w:div>
    <w:div w:id="94637097">
      <w:bodyDiv w:val="1"/>
      <w:marLeft w:val="0"/>
      <w:marRight w:val="0"/>
      <w:marTop w:val="0"/>
      <w:marBottom w:val="0"/>
      <w:divBdr>
        <w:top w:val="none" w:sz="0" w:space="0" w:color="auto"/>
        <w:left w:val="none" w:sz="0" w:space="0" w:color="auto"/>
        <w:bottom w:val="none" w:sz="0" w:space="0" w:color="auto"/>
        <w:right w:val="none" w:sz="0" w:space="0" w:color="auto"/>
      </w:divBdr>
    </w:div>
    <w:div w:id="100340637">
      <w:bodyDiv w:val="1"/>
      <w:marLeft w:val="0"/>
      <w:marRight w:val="0"/>
      <w:marTop w:val="0"/>
      <w:marBottom w:val="0"/>
      <w:divBdr>
        <w:top w:val="none" w:sz="0" w:space="0" w:color="auto"/>
        <w:left w:val="none" w:sz="0" w:space="0" w:color="auto"/>
        <w:bottom w:val="none" w:sz="0" w:space="0" w:color="auto"/>
        <w:right w:val="none" w:sz="0" w:space="0" w:color="auto"/>
      </w:divBdr>
    </w:div>
    <w:div w:id="111872879">
      <w:bodyDiv w:val="1"/>
      <w:marLeft w:val="0"/>
      <w:marRight w:val="0"/>
      <w:marTop w:val="0"/>
      <w:marBottom w:val="0"/>
      <w:divBdr>
        <w:top w:val="none" w:sz="0" w:space="0" w:color="auto"/>
        <w:left w:val="none" w:sz="0" w:space="0" w:color="auto"/>
        <w:bottom w:val="none" w:sz="0" w:space="0" w:color="auto"/>
        <w:right w:val="none" w:sz="0" w:space="0" w:color="auto"/>
      </w:divBdr>
    </w:div>
    <w:div w:id="136457573">
      <w:bodyDiv w:val="1"/>
      <w:marLeft w:val="0"/>
      <w:marRight w:val="0"/>
      <w:marTop w:val="0"/>
      <w:marBottom w:val="0"/>
      <w:divBdr>
        <w:top w:val="none" w:sz="0" w:space="0" w:color="auto"/>
        <w:left w:val="none" w:sz="0" w:space="0" w:color="auto"/>
        <w:bottom w:val="none" w:sz="0" w:space="0" w:color="auto"/>
        <w:right w:val="none" w:sz="0" w:space="0" w:color="auto"/>
      </w:divBdr>
    </w:div>
    <w:div w:id="143738226">
      <w:bodyDiv w:val="1"/>
      <w:marLeft w:val="0"/>
      <w:marRight w:val="0"/>
      <w:marTop w:val="0"/>
      <w:marBottom w:val="0"/>
      <w:divBdr>
        <w:top w:val="none" w:sz="0" w:space="0" w:color="auto"/>
        <w:left w:val="none" w:sz="0" w:space="0" w:color="auto"/>
        <w:bottom w:val="none" w:sz="0" w:space="0" w:color="auto"/>
        <w:right w:val="none" w:sz="0" w:space="0" w:color="auto"/>
      </w:divBdr>
    </w:div>
    <w:div w:id="145052156">
      <w:bodyDiv w:val="1"/>
      <w:marLeft w:val="0"/>
      <w:marRight w:val="0"/>
      <w:marTop w:val="0"/>
      <w:marBottom w:val="0"/>
      <w:divBdr>
        <w:top w:val="none" w:sz="0" w:space="0" w:color="auto"/>
        <w:left w:val="none" w:sz="0" w:space="0" w:color="auto"/>
        <w:bottom w:val="none" w:sz="0" w:space="0" w:color="auto"/>
        <w:right w:val="none" w:sz="0" w:space="0" w:color="auto"/>
      </w:divBdr>
    </w:div>
    <w:div w:id="149299806">
      <w:bodyDiv w:val="1"/>
      <w:marLeft w:val="0"/>
      <w:marRight w:val="0"/>
      <w:marTop w:val="0"/>
      <w:marBottom w:val="0"/>
      <w:divBdr>
        <w:top w:val="none" w:sz="0" w:space="0" w:color="auto"/>
        <w:left w:val="none" w:sz="0" w:space="0" w:color="auto"/>
        <w:bottom w:val="none" w:sz="0" w:space="0" w:color="auto"/>
        <w:right w:val="none" w:sz="0" w:space="0" w:color="auto"/>
      </w:divBdr>
      <w:divsChild>
        <w:div w:id="683477637">
          <w:marLeft w:val="0"/>
          <w:marRight w:val="0"/>
          <w:marTop w:val="0"/>
          <w:marBottom w:val="0"/>
          <w:divBdr>
            <w:top w:val="none" w:sz="0" w:space="0" w:color="auto"/>
            <w:left w:val="none" w:sz="0" w:space="0" w:color="auto"/>
            <w:bottom w:val="none" w:sz="0" w:space="0" w:color="auto"/>
            <w:right w:val="none" w:sz="0" w:space="0" w:color="auto"/>
          </w:divBdr>
        </w:div>
      </w:divsChild>
    </w:div>
    <w:div w:id="154683696">
      <w:bodyDiv w:val="1"/>
      <w:marLeft w:val="0"/>
      <w:marRight w:val="0"/>
      <w:marTop w:val="0"/>
      <w:marBottom w:val="0"/>
      <w:divBdr>
        <w:top w:val="none" w:sz="0" w:space="0" w:color="auto"/>
        <w:left w:val="none" w:sz="0" w:space="0" w:color="auto"/>
        <w:bottom w:val="none" w:sz="0" w:space="0" w:color="auto"/>
        <w:right w:val="none" w:sz="0" w:space="0" w:color="auto"/>
      </w:divBdr>
    </w:div>
    <w:div w:id="173808705">
      <w:bodyDiv w:val="1"/>
      <w:marLeft w:val="0"/>
      <w:marRight w:val="0"/>
      <w:marTop w:val="0"/>
      <w:marBottom w:val="0"/>
      <w:divBdr>
        <w:top w:val="none" w:sz="0" w:space="0" w:color="auto"/>
        <w:left w:val="none" w:sz="0" w:space="0" w:color="auto"/>
        <w:bottom w:val="none" w:sz="0" w:space="0" w:color="auto"/>
        <w:right w:val="none" w:sz="0" w:space="0" w:color="auto"/>
      </w:divBdr>
      <w:divsChild>
        <w:div w:id="987630139">
          <w:marLeft w:val="0"/>
          <w:marRight w:val="0"/>
          <w:marTop w:val="0"/>
          <w:marBottom w:val="0"/>
          <w:divBdr>
            <w:top w:val="none" w:sz="0" w:space="0" w:color="auto"/>
            <w:left w:val="none" w:sz="0" w:space="0" w:color="auto"/>
            <w:bottom w:val="none" w:sz="0" w:space="0" w:color="auto"/>
            <w:right w:val="none" w:sz="0" w:space="0" w:color="auto"/>
          </w:divBdr>
        </w:div>
      </w:divsChild>
    </w:div>
    <w:div w:id="192038860">
      <w:bodyDiv w:val="1"/>
      <w:marLeft w:val="0"/>
      <w:marRight w:val="0"/>
      <w:marTop w:val="0"/>
      <w:marBottom w:val="0"/>
      <w:divBdr>
        <w:top w:val="none" w:sz="0" w:space="0" w:color="auto"/>
        <w:left w:val="none" w:sz="0" w:space="0" w:color="auto"/>
        <w:bottom w:val="none" w:sz="0" w:space="0" w:color="auto"/>
        <w:right w:val="none" w:sz="0" w:space="0" w:color="auto"/>
      </w:divBdr>
    </w:div>
    <w:div w:id="193006797">
      <w:bodyDiv w:val="1"/>
      <w:marLeft w:val="0"/>
      <w:marRight w:val="0"/>
      <w:marTop w:val="0"/>
      <w:marBottom w:val="0"/>
      <w:divBdr>
        <w:top w:val="none" w:sz="0" w:space="0" w:color="auto"/>
        <w:left w:val="none" w:sz="0" w:space="0" w:color="auto"/>
        <w:bottom w:val="none" w:sz="0" w:space="0" w:color="auto"/>
        <w:right w:val="none" w:sz="0" w:space="0" w:color="auto"/>
      </w:divBdr>
    </w:div>
    <w:div w:id="194579745">
      <w:bodyDiv w:val="1"/>
      <w:marLeft w:val="0"/>
      <w:marRight w:val="0"/>
      <w:marTop w:val="0"/>
      <w:marBottom w:val="0"/>
      <w:divBdr>
        <w:top w:val="none" w:sz="0" w:space="0" w:color="auto"/>
        <w:left w:val="none" w:sz="0" w:space="0" w:color="auto"/>
        <w:bottom w:val="none" w:sz="0" w:space="0" w:color="auto"/>
        <w:right w:val="none" w:sz="0" w:space="0" w:color="auto"/>
      </w:divBdr>
    </w:div>
    <w:div w:id="197857798">
      <w:bodyDiv w:val="1"/>
      <w:marLeft w:val="0"/>
      <w:marRight w:val="0"/>
      <w:marTop w:val="0"/>
      <w:marBottom w:val="0"/>
      <w:divBdr>
        <w:top w:val="none" w:sz="0" w:space="0" w:color="auto"/>
        <w:left w:val="none" w:sz="0" w:space="0" w:color="auto"/>
        <w:bottom w:val="none" w:sz="0" w:space="0" w:color="auto"/>
        <w:right w:val="none" w:sz="0" w:space="0" w:color="auto"/>
      </w:divBdr>
    </w:div>
    <w:div w:id="205259354">
      <w:bodyDiv w:val="1"/>
      <w:marLeft w:val="0"/>
      <w:marRight w:val="0"/>
      <w:marTop w:val="0"/>
      <w:marBottom w:val="0"/>
      <w:divBdr>
        <w:top w:val="none" w:sz="0" w:space="0" w:color="auto"/>
        <w:left w:val="none" w:sz="0" w:space="0" w:color="auto"/>
        <w:bottom w:val="none" w:sz="0" w:space="0" w:color="auto"/>
        <w:right w:val="none" w:sz="0" w:space="0" w:color="auto"/>
      </w:divBdr>
    </w:div>
    <w:div w:id="231433605">
      <w:bodyDiv w:val="1"/>
      <w:marLeft w:val="0"/>
      <w:marRight w:val="0"/>
      <w:marTop w:val="0"/>
      <w:marBottom w:val="0"/>
      <w:divBdr>
        <w:top w:val="none" w:sz="0" w:space="0" w:color="auto"/>
        <w:left w:val="none" w:sz="0" w:space="0" w:color="auto"/>
        <w:bottom w:val="none" w:sz="0" w:space="0" w:color="auto"/>
        <w:right w:val="none" w:sz="0" w:space="0" w:color="auto"/>
      </w:divBdr>
    </w:div>
    <w:div w:id="246504588">
      <w:bodyDiv w:val="1"/>
      <w:marLeft w:val="0"/>
      <w:marRight w:val="0"/>
      <w:marTop w:val="0"/>
      <w:marBottom w:val="0"/>
      <w:divBdr>
        <w:top w:val="none" w:sz="0" w:space="0" w:color="auto"/>
        <w:left w:val="none" w:sz="0" w:space="0" w:color="auto"/>
        <w:bottom w:val="none" w:sz="0" w:space="0" w:color="auto"/>
        <w:right w:val="none" w:sz="0" w:space="0" w:color="auto"/>
      </w:divBdr>
    </w:div>
    <w:div w:id="251864484">
      <w:bodyDiv w:val="1"/>
      <w:marLeft w:val="0"/>
      <w:marRight w:val="0"/>
      <w:marTop w:val="0"/>
      <w:marBottom w:val="0"/>
      <w:divBdr>
        <w:top w:val="none" w:sz="0" w:space="0" w:color="auto"/>
        <w:left w:val="none" w:sz="0" w:space="0" w:color="auto"/>
        <w:bottom w:val="none" w:sz="0" w:space="0" w:color="auto"/>
        <w:right w:val="none" w:sz="0" w:space="0" w:color="auto"/>
      </w:divBdr>
    </w:div>
    <w:div w:id="258022511">
      <w:bodyDiv w:val="1"/>
      <w:marLeft w:val="0"/>
      <w:marRight w:val="0"/>
      <w:marTop w:val="0"/>
      <w:marBottom w:val="0"/>
      <w:divBdr>
        <w:top w:val="none" w:sz="0" w:space="0" w:color="auto"/>
        <w:left w:val="none" w:sz="0" w:space="0" w:color="auto"/>
        <w:bottom w:val="none" w:sz="0" w:space="0" w:color="auto"/>
        <w:right w:val="none" w:sz="0" w:space="0" w:color="auto"/>
      </w:divBdr>
    </w:div>
    <w:div w:id="268634439">
      <w:bodyDiv w:val="1"/>
      <w:marLeft w:val="0"/>
      <w:marRight w:val="0"/>
      <w:marTop w:val="0"/>
      <w:marBottom w:val="0"/>
      <w:divBdr>
        <w:top w:val="none" w:sz="0" w:space="0" w:color="auto"/>
        <w:left w:val="none" w:sz="0" w:space="0" w:color="auto"/>
        <w:bottom w:val="none" w:sz="0" w:space="0" w:color="auto"/>
        <w:right w:val="none" w:sz="0" w:space="0" w:color="auto"/>
      </w:divBdr>
    </w:div>
    <w:div w:id="282806955">
      <w:bodyDiv w:val="1"/>
      <w:marLeft w:val="0"/>
      <w:marRight w:val="0"/>
      <w:marTop w:val="0"/>
      <w:marBottom w:val="0"/>
      <w:divBdr>
        <w:top w:val="none" w:sz="0" w:space="0" w:color="auto"/>
        <w:left w:val="none" w:sz="0" w:space="0" w:color="auto"/>
        <w:bottom w:val="none" w:sz="0" w:space="0" w:color="auto"/>
        <w:right w:val="none" w:sz="0" w:space="0" w:color="auto"/>
      </w:divBdr>
    </w:div>
    <w:div w:id="284822304">
      <w:bodyDiv w:val="1"/>
      <w:marLeft w:val="0"/>
      <w:marRight w:val="0"/>
      <w:marTop w:val="0"/>
      <w:marBottom w:val="0"/>
      <w:divBdr>
        <w:top w:val="none" w:sz="0" w:space="0" w:color="auto"/>
        <w:left w:val="none" w:sz="0" w:space="0" w:color="auto"/>
        <w:bottom w:val="none" w:sz="0" w:space="0" w:color="auto"/>
        <w:right w:val="none" w:sz="0" w:space="0" w:color="auto"/>
      </w:divBdr>
    </w:div>
    <w:div w:id="287055612">
      <w:bodyDiv w:val="1"/>
      <w:marLeft w:val="0"/>
      <w:marRight w:val="0"/>
      <w:marTop w:val="0"/>
      <w:marBottom w:val="0"/>
      <w:divBdr>
        <w:top w:val="none" w:sz="0" w:space="0" w:color="auto"/>
        <w:left w:val="none" w:sz="0" w:space="0" w:color="auto"/>
        <w:bottom w:val="none" w:sz="0" w:space="0" w:color="auto"/>
        <w:right w:val="none" w:sz="0" w:space="0" w:color="auto"/>
      </w:divBdr>
    </w:div>
    <w:div w:id="312682589">
      <w:bodyDiv w:val="1"/>
      <w:marLeft w:val="0"/>
      <w:marRight w:val="0"/>
      <w:marTop w:val="0"/>
      <w:marBottom w:val="0"/>
      <w:divBdr>
        <w:top w:val="none" w:sz="0" w:space="0" w:color="auto"/>
        <w:left w:val="none" w:sz="0" w:space="0" w:color="auto"/>
        <w:bottom w:val="none" w:sz="0" w:space="0" w:color="auto"/>
        <w:right w:val="none" w:sz="0" w:space="0" w:color="auto"/>
      </w:divBdr>
    </w:div>
    <w:div w:id="319575230">
      <w:bodyDiv w:val="1"/>
      <w:marLeft w:val="0"/>
      <w:marRight w:val="0"/>
      <w:marTop w:val="0"/>
      <w:marBottom w:val="0"/>
      <w:divBdr>
        <w:top w:val="none" w:sz="0" w:space="0" w:color="auto"/>
        <w:left w:val="none" w:sz="0" w:space="0" w:color="auto"/>
        <w:bottom w:val="none" w:sz="0" w:space="0" w:color="auto"/>
        <w:right w:val="none" w:sz="0" w:space="0" w:color="auto"/>
      </w:divBdr>
    </w:div>
    <w:div w:id="326178700">
      <w:bodyDiv w:val="1"/>
      <w:marLeft w:val="0"/>
      <w:marRight w:val="0"/>
      <w:marTop w:val="0"/>
      <w:marBottom w:val="0"/>
      <w:divBdr>
        <w:top w:val="none" w:sz="0" w:space="0" w:color="auto"/>
        <w:left w:val="none" w:sz="0" w:space="0" w:color="auto"/>
        <w:bottom w:val="none" w:sz="0" w:space="0" w:color="auto"/>
        <w:right w:val="none" w:sz="0" w:space="0" w:color="auto"/>
      </w:divBdr>
    </w:div>
    <w:div w:id="327368191">
      <w:bodyDiv w:val="1"/>
      <w:marLeft w:val="0"/>
      <w:marRight w:val="0"/>
      <w:marTop w:val="0"/>
      <w:marBottom w:val="0"/>
      <w:divBdr>
        <w:top w:val="none" w:sz="0" w:space="0" w:color="auto"/>
        <w:left w:val="none" w:sz="0" w:space="0" w:color="auto"/>
        <w:bottom w:val="none" w:sz="0" w:space="0" w:color="auto"/>
        <w:right w:val="none" w:sz="0" w:space="0" w:color="auto"/>
      </w:divBdr>
      <w:divsChild>
        <w:div w:id="31227020">
          <w:marLeft w:val="547"/>
          <w:marRight w:val="0"/>
          <w:marTop w:val="130"/>
          <w:marBottom w:val="0"/>
          <w:divBdr>
            <w:top w:val="none" w:sz="0" w:space="0" w:color="auto"/>
            <w:left w:val="none" w:sz="0" w:space="0" w:color="auto"/>
            <w:bottom w:val="none" w:sz="0" w:space="0" w:color="auto"/>
            <w:right w:val="none" w:sz="0" w:space="0" w:color="auto"/>
          </w:divBdr>
        </w:div>
        <w:div w:id="909533880">
          <w:marLeft w:val="1166"/>
          <w:marRight w:val="0"/>
          <w:marTop w:val="115"/>
          <w:marBottom w:val="0"/>
          <w:divBdr>
            <w:top w:val="none" w:sz="0" w:space="0" w:color="auto"/>
            <w:left w:val="none" w:sz="0" w:space="0" w:color="auto"/>
            <w:bottom w:val="none" w:sz="0" w:space="0" w:color="auto"/>
            <w:right w:val="none" w:sz="0" w:space="0" w:color="auto"/>
          </w:divBdr>
        </w:div>
        <w:div w:id="1378778269">
          <w:marLeft w:val="1166"/>
          <w:marRight w:val="0"/>
          <w:marTop w:val="115"/>
          <w:marBottom w:val="0"/>
          <w:divBdr>
            <w:top w:val="none" w:sz="0" w:space="0" w:color="auto"/>
            <w:left w:val="none" w:sz="0" w:space="0" w:color="auto"/>
            <w:bottom w:val="none" w:sz="0" w:space="0" w:color="auto"/>
            <w:right w:val="none" w:sz="0" w:space="0" w:color="auto"/>
          </w:divBdr>
        </w:div>
        <w:div w:id="1033380996">
          <w:marLeft w:val="1166"/>
          <w:marRight w:val="0"/>
          <w:marTop w:val="115"/>
          <w:marBottom w:val="0"/>
          <w:divBdr>
            <w:top w:val="none" w:sz="0" w:space="0" w:color="auto"/>
            <w:left w:val="none" w:sz="0" w:space="0" w:color="auto"/>
            <w:bottom w:val="none" w:sz="0" w:space="0" w:color="auto"/>
            <w:right w:val="none" w:sz="0" w:space="0" w:color="auto"/>
          </w:divBdr>
        </w:div>
        <w:div w:id="1771662162">
          <w:marLeft w:val="547"/>
          <w:marRight w:val="0"/>
          <w:marTop w:val="130"/>
          <w:marBottom w:val="0"/>
          <w:divBdr>
            <w:top w:val="none" w:sz="0" w:space="0" w:color="auto"/>
            <w:left w:val="none" w:sz="0" w:space="0" w:color="auto"/>
            <w:bottom w:val="none" w:sz="0" w:space="0" w:color="auto"/>
            <w:right w:val="none" w:sz="0" w:space="0" w:color="auto"/>
          </w:divBdr>
        </w:div>
        <w:div w:id="1510365068">
          <w:marLeft w:val="1166"/>
          <w:marRight w:val="0"/>
          <w:marTop w:val="115"/>
          <w:marBottom w:val="0"/>
          <w:divBdr>
            <w:top w:val="none" w:sz="0" w:space="0" w:color="auto"/>
            <w:left w:val="none" w:sz="0" w:space="0" w:color="auto"/>
            <w:bottom w:val="none" w:sz="0" w:space="0" w:color="auto"/>
            <w:right w:val="none" w:sz="0" w:space="0" w:color="auto"/>
          </w:divBdr>
        </w:div>
        <w:div w:id="773287923">
          <w:marLeft w:val="1166"/>
          <w:marRight w:val="0"/>
          <w:marTop w:val="115"/>
          <w:marBottom w:val="0"/>
          <w:divBdr>
            <w:top w:val="none" w:sz="0" w:space="0" w:color="auto"/>
            <w:left w:val="none" w:sz="0" w:space="0" w:color="auto"/>
            <w:bottom w:val="none" w:sz="0" w:space="0" w:color="auto"/>
            <w:right w:val="none" w:sz="0" w:space="0" w:color="auto"/>
          </w:divBdr>
        </w:div>
        <w:div w:id="1740860100">
          <w:marLeft w:val="1166"/>
          <w:marRight w:val="0"/>
          <w:marTop w:val="115"/>
          <w:marBottom w:val="0"/>
          <w:divBdr>
            <w:top w:val="none" w:sz="0" w:space="0" w:color="auto"/>
            <w:left w:val="none" w:sz="0" w:space="0" w:color="auto"/>
            <w:bottom w:val="none" w:sz="0" w:space="0" w:color="auto"/>
            <w:right w:val="none" w:sz="0" w:space="0" w:color="auto"/>
          </w:divBdr>
        </w:div>
      </w:divsChild>
    </w:div>
    <w:div w:id="330453549">
      <w:bodyDiv w:val="1"/>
      <w:marLeft w:val="0"/>
      <w:marRight w:val="0"/>
      <w:marTop w:val="0"/>
      <w:marBottom w:val="0"/>
      <w:divBdr>
        <w:top w:val="none" w:sz="0" w:space="0" w:color="auto"/>
        <w:left w:val="none" w:sz="0" w:space="0" w:color="auto"/>
        <w:bottom w:val="none" w:sz="0" w:space="0" w:color="auto"/>
        <w:right w:val="none" w:sz="0" w:space="0" w:color="auto"/>
      </w:divBdr>
    </w:div>
    <w:div w:id="338503098">
      <w:bodyDiv w:val="1"/>
      <w:marLeft w:val="0"/>
      <w:marRight w:val="0"/>
      <w:marTop w:val="0"/>
      <w:marBottom w:val="0"/>
      <w:divBdr>
        <w:top w:val="none" w:sz="0" w:space="0" w:color="auto"/>
        <w:left w:val="none" w:sz="0" w:space="0" w:color="auto"/>
        <w:bottom w:val="none" w:sz="0" w:space="0" w:color="auto"/>
        <w:right w:val="none" w:sz="0" w:space="0" w:color="auto"/>
      </w:divBdr>
    </w:div>
    <w:div w:id="349264950">
      <w:bodyDiv w:val="1"/>
      <w:marLeft w:val="0"/>
      <w:marRight w:val="0"/>
      <w:marTop w:val="0"/>
      <w:marBottom w:val="0"/>
      <w:divBdr>
        <w:top w:val="none" w:sz="0" w:space="0" w:color="auto"/>
        <w:left w:val="none" w:sz="0" w:space="0" w:color="auto"/>
        <w:bottom w:val="none" w:sz="0" w:space="0" w:color="auto"/>
        <w:right w:val="none" w:sz="0" w:space="0" w:color="auto"/>
      </w:divBdr>
    </w:div>
    <w:div w:id="351302119">
      <w:bodyDiv w:val="1"/>
      <w:marLeft w:val="0"/>
      <w:marRight w:val="0"/>
      <w:marTop w:val="0"/>
      <w:marBottom w:val="0"/>
      <w:divBdr>
        <w:top w:val="none" w:sz="0" w:space="0" w:color="auto"/>
        <w:left w:val="none" w:sz="0" w:space="0" w:color="auto"/>
        <w:bottom w:val="none" w:sz="0" w:space="0" w:color="auto"/>
        <w:right w:val="none" w:sz="0" w:space="0" w:color="auto"/>
      </w:divBdr>
    </w:div>
    <w:div w:id="352195169">
      <w:bodyDiv w:val="1"/>
      <w:marLeft w:val="0"/>
      <w:marRight w:val="0"/>
      <w:marTop w:val="0"/>
      <w:marBottom w:val="0"/>
      <w:divBdr>
        <w:top w:val="none" w:sz="0" w:space="0" w:color="auto"/>
        <w:left w:val="none" w:sz="0" w:space="0" w:color="auto"/>
        <w:bottom w:val="none" w:sz="0" w:space="0" w:color="auto"/>
        <w:right w:val="none" w:sz="0" w:space="0" w:color="auto"/>
      </w:divBdr>
    </w:div>
    <w:div w:id="360981581">
      <w:bodyDiv w:val="1"/>
      <w:marLeft w:val="0"/>
      <w:marRight w:val="0"/>
      <w:marTop w:val="0"/>
      <w:marBottom w:val="0"/>
      <w:divBdr>
        <w:top w:val="none" w:sz="0" w:space="0" w:color="auto"/>
        <w:left w:val="none" w:sz="0" w:space="0" w:color="auto"/>
        <w:bottom w:val="none" w:sz="0" w:space="0" w:color="auto"/>
        <w:right w:val="none" w:sz="0" w:space="0" w:color="auto"/>
      </w:divBdr>
    </w:div>
    <w:div w:id="396512480">
      <w:bodyDiv w:val="1"/>
      <w:marLeft w:val="0"/>
      <w:marRight w:val="0"/>
      <w:marTop w:val="0"/>
      <w:marBottom w:val="0"/>
      <w:divBdr>
        <w:top w:val="none" w:sz="0" w:space="0" w:color="auto"/>
        <w:left w:val="none" w:sz="0" w:space="0" w:color="auto"/>
        <w:bottom w:val="none" w:sz="0" w:space="0" w:color="auto"/>
        <w:right w:val="none" w:sz="0" w:space="0" w:color="auto"/>
      </w:divBdr>
      <w:divsChild>
        <w:div w:id="1286429112">
          <w:marLeft w:val="0"/>
          <w:marRight w:val="0"/>
          <w:marTop w:val="0"/>
          <w:marBottom w:val="0"/>
          <w:divBdr>
            <w:top w:val="none" w:sz="0" w:space="0" w:color="auto"/>
            <w:left w:val="none" w:sz="0" w:space="0" w:color="auto"/>
            <w:bottom w:val="none" w:sz="0" w:space="0" w:color="auto"/>
            <w:right w:val="none" w:sz="0" w:space="0" w:color="auto"/>
          </w:divBdr>
        </w:div>
      </w:divsChild>
    </w:div>
    <w:div w:id="403571768">
      <w:bodyDiv w:val="1"/>
      <w:marLeft w:val="0"/>
      <w:marRight w:val="0"/>
      <w:marTop w:val="0"/>
      <w:marBottom w:val="0"/>
      <w:divBdr>
        <w:top w:val="none" w:sz="0" w:space="0" w:color="auto"/>
        <w:left w:val="none" w:sz="0" w:space="0" w:color="auto"/>
        <w:bottom w:val="none" w:sz="0" w:space="0" w:color="auto"/>
        <w:right w:val="none" w:sz="0" w:space="0" w:color="auto"/>
      </w:divBdr>
    </w:div>
    <w:div w:id="411969074">
      <w:bodyDiv w:val="1"/>
      <w:marLeft w:val="0"/>
      <w:marRight w:val="0"/>
      <w:marTop w:val="0"/>
      <w:marBottom w:val="0"/>
      <w:divBdr>
        <w:top w:val="none" w:sz="0" w:space="0" w:color="auto"/>
        <w:left w:val="none" w:sz="0" w:space="0" w:color="auto"/>
        <w:bottom w:val="none" w:sz="0" w:space="0" w:color="auto"/>
        <w:right w:val="none" w:sz="0" w:space="0" w:color="auto"/>
      </w:divBdr>
    </w:div>
    <w:div w:id="414598893">
      <w:bodyDiv w:val="1"/>
      <w:marLeft w:val="0"/>
      <w:marRight w:val="0"/>
      <w:marTop w:val="0"/>
      <w:marBottom w:val="0"/>
      <w:divBdr>
        <w:top w:val="none" w:sz="0" w:space="0" w:color="auto"/>
        <w:left w:val="none" w:sz="0" w:space="0" w:color="auto"/>
        <w:bottom w:val="none" w:sz="0" w:space="0" w:color="auto"/>
        <w:right w:val="none" w:sz="0" w:space="0" w:color="auto"/>
      </w:divBdr>
    </w:div>
    <w:div w:id="416875415">
      <w:bodyDiv w:val="1"/>
      <w:marLeft w:val="0"/>
      <w:marRight w:val="0"/>
      <w:marTop w:val="0"/>
      <w:marBottom w:val="0"/>
      <w:divBdr>
        <w:top w:val="none" w:sz="0" w:space="0" w:color="auto"/>
        <w:left w:val="none" w:sz="0" w:space="0" w:color="auto"/>
        <w:bottom w:val="none" w:sz="0" w:space="0" w:color="auto"/>
        <w:right w:val="none" w:sz="0" w:space="0" w:color="auto"/>
      </w:divBdr>
    </w:div>
    <w:div w:id="430899921">
      <w:bodyDiv w:val="1"/>
      <w:marLeft w:val="0"/>
      <w:marRight w:val="0"/>
      <w:marTop w:val="0"/>
      <w:marBottom w:val="0"/>
      <w:divBdr>
        <w:top w:val="none" w:sz="0" w:space="0" w:color="auto"/>
        <w:left w:val="none" w:sz="0" w:space="0" w:color="auto"/>
        <w:bottom w:val="none" w:sz="0" w:space="0" w:color="auto"/>
        <w:right w:val="none" w:sz="0" w:space="0" w:color="auto"/>
      </w:divBdr>
    </w:div>
    <w:div w:id="440878328">
      <w:bodyDiv w:val="1"/>
      <w:marLeft w:val="0"/>
      <w:marRight w:val="0"/>
      <w:marTop w:val="0"/>
      <w:marBottom w:val="0"/>
      <w:divBdr>
        <w:top w:val="none" w:sz="0" w:space="0" w:color="auto"/>
        <w:left w:val="none" w:sz="0" w:space="0" w:color="auto"/>
        <w:bottom w:val="none" w:sz="0" w:space="0" w:color="auto"/>
        <w:right w:val="none" w:sz="0" w:space="0" w:color="auto"/>
      </w:divBdr>
    </w:div>
    <w:div w:id="442118416">
      <w:bodyDiv w:val="1"/>
      <w:marLeft w:val="0"/>
      <w:marRight w:val="0"/>
      <w:marTop w:val="0"/>
      <w:marBottom w:val="0"/>
      <w:divBdr>
        <w:top w:val="none" w:sz="0" w:space="0" w:color="auto"/>
        <w:left w:val="none" w:sz="0" w:space="0" w:color="auto"/>
        <w:bottom w:val="none" w:sz="0" w:space="0" w:color="auto"/>
        <w:right w:val="none" w:sz="0" w:space="0" w:color="auto"/>
      </w:divBdr>
    </w:div>
    <w:div w:id="445345769">
      <w:bodyDiv w:val="1"/>
      <w:marLeft w:val="0"/>
      <w:marRight w:val="0"/>
      <w:marTop w:val="0"/>
      <w:marBottom w:val="0"/>
      <w:divBdr>
        <w:top w:val="none" w:sz="0" w:space="0" w:color="auto"/>
        <w:left w:val="none" w:sz="0" w:space="0" w:color="auto"/>
        <w:bottom w:val="none" w:sz="0" w:space="0" w:color="auto"/>
        <w:right w:val="none" w:sz="0" w:space="0" w:color="auto"/>
      </w:divBdr>
    </w:div>
    <w:div w:id="472714956">
      <w:bodyDiv w:val="1"/>
      <w:marLeft w:val="0"/>
      <w:marRight w:val="0"/>
      <w:marTop w:val="0"/>
      <w:marBottom w:val="0"/>
      <w:divBdr>
        <w:top w:val="none" w:sz="0" w:space="0" w:color="auto"/>
        <w:left w:val="none" w:sz="0" w:space="0" w:color="auto"/>
        <w:bottom w:val="none" w:sz="0" w:space="0" w:color="auto"/>
        <w:right w:val="none" w:sz="0" w:space="0" w:color="auto"/>
      </w:divBdr>
    </w:div>
    <w:div w:id="480200308">
      <w:bodyDiv w:val="1"/>
      <w:marLeft w:val="0"/>
      <w:marRight w:val="0"/>
      <w:marTop w:val="0"/>
      <w:marBottom w:val="0"/>
      <w:divBdr>
        <w:top w:val="none" w:sz="0" w:space="0" w:color="auto"/>
        <w:left w:val="none" w:sz="0" w:space="0" w:color="auto"/>
        <w:bottom w:val="none" w:sz="0" w:space="0" w:color="auto"/>
        <w:right w:val="none" w:sz="0" w:space="0" w:color="auto"/>
      </w:divBdr>
    </w:div>
    <w:div w:id="493110321">
      <w:bodyDiv w:val="1"/>
      <w:marLeft w:val="0"/>
      <w:marRight w:val="0"/>
      <w:marTop w:val="0"/>
      <w:marBottom w:val="0"/>
      <w:divBdr>
        <w:top w:val="none" w:sz="0" w:space="0" w:color="auto"/>
        <w:left w:val="none" w:sz="0" w:space="0" w:color="auto"/>
        <w:bottom w:val="none" w:sz="0" w:space="0" w:color="auto"/>
        <w:right w:val="none" w:sz="0" w:space="0" w:color="auto"/>
      </w:divBdr>
    </w:div>
    <w:div w:id="497428471">
      <w:bodyDiv w:val="1"/>
      <w:marLeft w:val="0"/>
      <w:marRight w:val="0"/>
      <w:marTop w:val="0"/>
      <w:marBottom w:val="0"/>
      <w:divBdr>
        <w:top w:val="none" w:sz="0" w:space="0" w:color="auto"/>
        <w:left w:val="none" w:sz="0" w:space="0" w:color="auto"/>
        <w:bottom w:val="none" w:sz="0" w:space="0" w:color="auto"/>
        <w:right w:val="none" w:sz="0" w:space="0" w:color="auto"/>
      </w:divBdr>
      <w:divsChild>
        <w:div w:id="1686445599">
          <w:marLeft w:val="0"/>
          <w:marRight w:val="0"/>
          <w:marTop w:val="0"/>
          <w:marBottom w:val="0"/>
          <w:divBdr>
            <w:top w:val="none" w:sz="0" w:space="0" w:color="auto"/>
            <w:left w:val="none" w:sz="0" w:space="0" w:color="auto"/>
            <w:bottom w:val="none" w:sz="0" w:space="0" w:color="auto"/>
            <w:right w:val="none" w:sz="0" w:space="0" w:color="auto"/>
          </w:divBdr>
        </w:div>
      </w:divsChild>
    </w:div>
    <w:div w:id="501313225">
      <w:bodyDiv w:val="1"/>
      <w:marLeft w:val="0"/>
      <w:marRight w:val="0"/>
      <w:marTop w:val="0"/>
      <w:marBottom w:val="0"/>
      <w:divBdr>
        <w:top w:val="none" w:sz="0" w:space="0" w:color="auto"/>
        <w:left w:val="none" w:sz="0" w:space="0" w:color="auto"/>
        <w:bottom w:val="none" w:sz="0" w:space="0" w:color="auto"/>
        <w:right w:val="none" w:sz="0" w:space="0" w:color="auto"/>
      </w:divBdr>
    </w:div>
    <w:div w:id="509488582">
      <w:bodyDiv w:val="1"/>
      <w:marLeft w:val="0"/>
      <w:marRight w:val="0"/>
      <w:marTop w:val="0"/>
      <w:marBottom w:val="0"/>
      <w:divBdr>
        <w:top w:val="none" w:sz="0" w:space="0" w:color="auto"/>
        <w:left w:val="none" w:sz="0" w:space="0" w:color="auto"/>
        <w:bottom w:val="none" w:sz="0" w:space="0" w:color="auto"/>
        <w:right w:val="none" w:sz="0" w:space="0" w:color="auto"/>
      </w:divBdr>
    </w:div>
    <w:div w:id="512888939">
      <w:bodyDiv w:val="1"/>
      <w:marLeft w:val="0"/>
      <w:marRight w:val="0"/>
      <w:marTop w:val="0"/>
      <w:marBottom w:val="0"/>
      <w:divBdr>
        <w:top w:val="none" w:sz="0" w:space="0" w:color="auto"/>
        <w:left w:val="none" w:sz="0" w:space="0" w:color="auto"/>
        <w:bottom w:val="none" w:sz="0" w:space="0" w:color="auto"/>
        <w:right w:val="none" w:sz="0" w:space="0" w:color="auto"/>
      </w:divBdr>
    </w:div>
    <w:div w:id="518006481">
      <w:bodyDiv w:val="1"/>
      <w:marLeft w:val="0"/>
      <w:marRight w:val="0"/>
      <w:marTop w:val="0"/>
      <w:marBottom w:val="0"/>
      <w:divBdr>
        <w:top w:val="none" w:sz="0" w:space="0" w:color="auto"/>
        <w:left w:val="none" w:sz="0" w:space="0" w:color="auto"/>
        <w:bottom w:val="none" w:sz="0" w:space="0" w:color="auto"/>
        <w:right w:val="none" w:sz="0" w:space="0" w:color="auto"/>
      </w:divBdr>
    </w:div>
    <w:div w:id="518079599">
      <w:bodyDiv w:val="1"/>
      <w:marLeft w:val="0"/>
      <w:marRight w:val="0"/>
      <w:marTop w:val="0"/>
      <w:marBottom w:val="0"/>
      <w:divBdr>
        <w:top w:val="none" w:sz="0" w:space="0" w:color="auto"/>
        <w:left w:val="none" w:sz="0" w:space="0" w:color="auto"/>
        <w:bottom w:val="none" w:sz="0" w:space="0" w:color="auto"/>
        <w:right w:val="none" w:sz="0" w:space="0" w:color="auto"/>
      </w:divBdr>
    </w:div>
    <w:div w:id="537201370">
      <w:bodyDiv w:val="1"/>
      <w:marLeft w:val="0"/>
      <w:marRight w:val="0"/>
      <w:marTop w:val="0"/>
      <w:marBottom w:val="0"/>
      <w:divBdr>
        <w:top w:val="none" w:sz="0" w:space="0" w:color="auto"/>
        <w:left w:val="none" w:sz="0" w:space="0" w:color="auto"/>
        <w:bottom w:val="none" w:sz="0" w:space="0" w:color="auto"/>
        <w:right w:val="none" w:sz="0" w:space="0" w:color="auto"/>
      </w:divBdr>
    </w:div>
    <w:div w:id="547766881">
      <w:bodyDiv w:val="1"/>
      <w:marLeft w:val="0"/>
      <w:marRight w:val="0"/>
      <w:marTop w:val="0"/>
      <w:marBottom w:val="0"/>
      <w:divBdr>
        <w:top w:val="none" w:sz="0" w:space="0" w:color="auto"/>
        <w:left w:val="none" w:sz="0" w:space="0" w:color="auto"/>
        <w:bottom w:val="none" w:sz="0" w:space="0" w:color="auto"/>
        <w:right w:val="none" w:sz="0" w:space="0" w:color="auto"/>
      </w:divBdr>
    </w:div>
    <w:div w:id="565456336">
      <w:bodyDiv w:val="1"/>
      <w:marLeft w:val="0"/>
      <w:marRight w:val="0"/>
      <w:marTop w:val="0"/>
      <w:marBottom w:val="0"/>
      <w:divBdr>
        <w:top w:val="none" w:sz="0" w:space="0" w:color="auto"/>
        <w:left w:val="none" w:sz="0" w:space="0" w:color="auto"/>
        <w:bottom w:val="none" w:sz="0" w:space="0" w:color="auto"/>
        <w:right w:val="none" w:sz="0" w:space="0" w:color="auto"/>
      </w:divBdr>
    </w:div>
    <w:div w:id="583882405">
      <w:bodyDiv w:val="1"/>
      <w:marLeft w:val="0"/>
      <w:marRight w:val="0"/>
      <w:marTop w:val="0"/>
      <w:marBottom w:val="0"/>
      <w:divBdr>
        <w:top w:val="none" w:sz="0" w:space="0" w:color="auto"/>
        <w:left w:val="none" w:sz="0" w:space="0" w:color="auto"/>
        <w:bottom w:val="none" w:sz="0" w:space="0" w:color="auto"/>
        <w:right w:val="none" w:sz="0" w:space="0" w:color="auto"/>
      </w:divBdr>
    </w:div>
    <w:div w:id="585502618">
      <w:bodyDiv w:val="1"/>
      <w:marLeft w:val="0"/>
      <w:marRight w:val="0"/>
      <w:marTop w:val="0"/>
      <w:marBottom w:val="0"/>
      <w:divBdr>
        <w:top w:val="none" w:sz="0" w:space="0" w:color="auto"/>
        <w:left w:val="none" w:sz="0" w:space="0" w:color="auto"/>
        <w:bottom w:val="none" w:sz="0" w:space="0" w:color="auto"/>
        <w:right w:val="none" w:sz="0" w:space="0" w:color="auto"/>
      </w:divBdr>
    </w:div>
    <w:div w:id="587272992">
      <w:bodyDiv w:val="1"/>
      <w:marLeft w:val="0"/>
      <w:marRight w:val="0"/>
      <w:marTop w:val="0"/>
      <w:marBottom w:val="0"/>
      <w:divBdr>
        <w:top w:val="none" w:sz="0" w:space="0" w:color="auto"/>
        <w:left w:val="none" w:sz="0" w:space="0" w:color="auto"/>
        <w:bottom w:val="none" w:sz="0" w:space="0" w:color="auto"/>
        <w:right w:val="none" w:sz="0" w:space="0" w:color="auto"/>
      </w:divBdr>
      <w:divsChild>
        <w:div w:id="2042780943">
          <w:marLeft w:val="0"/>
          <w:marRight w:val="0"/>
          <w:marTop w:val="0"/>
          <w:marBottom w:val="0"/>
          <w:divBdr>
            <w:top w:val="none" w:sz="0" w:space="0" w:color="auto"/>
            <w:left w:val="none" w:sz="0" w:space="0" w:color="auto"/>
            <w:bottom w:val="none" w:sz="0" w:space="0" w:color="auto"/>
            <w:right w:val="none" w:sz="0" w:space="0" w:color="auto"/>
          </w:divBdr>
        </w:div>
      </w:divsChild>
    </w:div>
    <w:div w:id="598371774">
      <w:bodyDiv w:val="1"/>
      <w:marLeft w:val="0"/>
      <w:marRight w:val="0"/>
      <w:marTop w:val="0"/>
      <w:marBottom w:val="0"/>
      <w:divBdr>
        <w:top w:val="none" w:sz="0" w:space="0" w:color="auto"/>
        <w:left w:val="none" w:sz="0" w:space="0" w:color="auto"/>
        <w:bottom w:val="none" w:sz="0" w:space="0" w:color="auto"/>
        <w:right w:val="none" w:sz="0" w:space="0" w:color="auto"/>
      </w:divBdr>
    </w:div>
    <w:div w:id="604506360">
      <w:bodyDiv w:val="1"/>
      <w:marLeft w:val="0"/>
      <w:marRight w:val="0"/>
      <w:marTop w:val="0"/>
      <w:marBottom w:val="0"/>
      <w:divBdr>
        <w:top w:val="none" w:sz="0" w:space="0" w:color="auto"/>
        <w:left w:val="none" w:sz="0" w:space="0" w:color="auto"/>
        <w:bottom w:val="none" w:sz="0" w:space="0" w:color="auto"/>
        <w:right w:val="none" w:sz="0" w:space="0" w:color="auto"/>
      </w:divBdr>
    </w:div>
    <w:div w:id="605772530">
      <w:bodyDiv w:val="1"/>
      <w:marLeft w:val="0"/>
      <w:marRight w:val="0"/>
      <w:marTop w:val="0"/>
      <w:marBottom w:val="0"/>
      <w:divBdr>
        <w:top w:val="none" w:sz="0" w:space="0" w:color="auto"/>
        <w:left w:val="none" w:sz="0" w:space="0" w:color="auto"/>
        <w:bottom w:val="none" w:sz="0" w:space="0" w:color="auto"/>
        <w:right w:val="none" w:sz="0" w:space="0" w:color="auto"/>
      </w:divBdr>
    </w:div>
    <w:div w:id="607351817">
      <w:bodyDiv w:val="1"/>
      <w:marLeft w:val="0"/>
      <w:marRight w:val="0"/>
      <w:marTop w:val="0"/>
      <w:marBottom w:val="0"/>
      <w:divBdr>
        <w:top w:val="none" w:sz="0" w:space="0" w:color="auto"/>
        <w:left w:val="none" w:sz="0" w:space="0" w:color="auto"/>
        <w:bottom w:val="none" w:sz="0" w:space="0" w:color="auto"/>
        <w:right w:val="none" w:sz="0" w:space="0" w:color="auto"/>
      </w:divBdr>
    </w:div>
    <w:div w:id="639963878">
      <w:bodyDiv w:val="1"/>
      <w:marLeft w:val="0"/>
      <w:marRight w:val="0"/>
      <w:marTop w:val="0"/>
      <w:marBottom w:val="0"/>
      <w:divBdr>
        <w:top w:val="none" w:sz="0" w:space="0" w:color="auto"/>
        <w:left w:val="none" w:sz="0" w:space="0" w:color="auto"/>
        <w:bottom w:val="none" w:sz="0" w:space="0" w:color="auto"/>
        <w:right w:val="none" w:sz="0" w:space="0" w:color="auto"/>
      </w:divBdr>
    </w:div>
    <w:div w:id="666790838">
      <w:bodyDiv w:val="1"/>
      <w:marLeft w:val="0"/>
      <w:marRight w:val="0"/>
      <w:marTop w:val="0"/>
      <w:marBottom w:val="0"/>
      <w:divBdr>
        <w:top w:val="none" w:sz="0" w:space="0" w:color="auto"/>
        <w:left w:val="none" w:sz="0" w:space="0" w:color="auto"/>
        <w:bottom w:val="none" w:sz="0" w:space="0" w:color="auto"/>
        <w:right w:val="none" w:sz="0" w:space="0" w:color="auto"/>
      </w:divBdr>
    </w:div>
    <w:div w:id="667370375">
      <w:bodyDiv w:val="1"/>
      <w:marLeft w:val="0"/>
      <w:marRight w:val="0"/>
      <w:marTop w:val="0"/>
      <w:marBottom w:val="0"/>
      <w:divBdr>
        <w:top w:val="none" w:sz="0" w:space="0" w:color="auto"/>
        <w:left w:val="none" w:sz="0" w:space="0" w:color="auto"/>
        <w:bottom w:val="none" w:sz="0" w:space="0" w:color="auto"/>
        <w:right w:val="none" w:sz="0" w:space="0" w:color="auto"/>
      </w:divBdr>
    </w:div>
    <w:div w:id="669528339">
      <w:bodyDiv w:val="1"/>
      <w:marLeft w:val="0"/>
      <w:marRight w:val="0"/>
      <w:marTop w:val="0"/>
      <w:marBottom w:val="0"/>
      <w:divBdr>
        <w:top w:val="none" w:sz="0" w:space="0" w:color="auto"/>
        <w:left w:val="none" w:sz="0" w:space="0" w:color="auto"/>
        <w:bottom w:val="none" w:sz="0" w:space="0" w:color="auto"/>
        <w:right w:val="none" w:sz="0" w:space="0" w:color="auto"/>
      </w:divBdr>
      <w:divsChild>
        <w:div w:id="1254123985">
          <w:marLeft w:val="0"/>
          <w:marRight w:val="0"/>
          <w:marTop w:val="0"/>
          <w:marBottom w:val="0"/>
          <w:divBdr>
            <w:top w:val="none" w:sz="0" w:space="0" w:color="auto"/>
            <w:left w:val="none" w:sz="0" w:space="0" w:color="auto"/>
            <w:bottom w:val="none" w:sz="0" w:space="0" w:color="auto"/>
            <w:right w:val="none" w:sz="0" w:space="0" w:color="auto"/>
          </w:divBdr>
        </w:div>
      </w:divsChild>
    </w:div>
    <w:div w:id="683164677">
      <w:bodyDiv w:val="1"/>
      <w:marLeft w:val="0"/>
      <w:marRight w:val="0"/>
      <w:marTop w:val="0"/>
      <w:marBottom w:val="0"/>
      <w:divBdr>
        <w:top w:val="none" w:sz="0" w:space="0" w:color="auto"/>
        <w:left w:val="none" w:sz="0" w:space="0" w:color="auto"/>
        <w:bottom w:val="none" w:sz="0" w:space="0" w:color="auto"/>
        <w:right w:val="none" w:sz="0" w:space="0" w:color="auto"/>
      </w:divBdr>
    </w:div>
    <w:div w:id="741100383">
      <w:bodyDiv w:val="1"/>
      <w:marLeft w:val="0"/>
      <w:marRight w:val="0"/>
      <w:marTop w:val="0"/>
      <w:marBottom w:val="0"/>
      <w:divBdr>
        <w:top w:val="none" w:sz="0" w:space="0" w:color="auto"/>
        <w:left w:val="none" w:sz="0" w:space="0" w:color="auto"/>
        <w:bottom w:val="none" w:sz="0" w:space="0" w:color="auto"/>
        <w:right w:val="none" w:sz="0" w:space="0" w:color="auto"/>
      </w:divBdr>
    </w:div>
    <w:div w:id="758021299">
      <w:bodyDiv w:val="1"/>
      <w:marLeft w:val="0"/>
      <w:marRight w:val="0"/>
      <w:marTop w:val="0"/>
      <w:marBottom w:val="0"/>
      <w:divBdr>
        <w:top w:val="none" w:sz="0" w:space="0" w:color="auto"/>
        <w:left w:val="none" w:sz="0" w:space="0" w:color="auto"/>
        <w:bottom w:val="none" w:sz="0" w:space="0" w:color="auto"/>
        <w:right w:val="none" w:sz="0" w:space="0" w:color="auto"/>
      </w:divBdr>
    </w:div>
    <w:div w:id="776870726">
      <w:bodyDiv w:val="1"/>
      <w:marLeft w:val="0"/>
      <w:marRight w:val="0"/>
      <w:marTop w:val="0"/>
      <w:marBottom w:val="0"/>
      <w:divBdr>
        <w:top w:val="none" w:sz="0" w:space="0" w:color="auto"/>
        <w:left w:val="none" w:sz="0" w:space="0" w:color="auto"/>
        <w:bottom w:val="none" w:sz="0" w:space="0" w:color="auto"/>
        <w:right w:val="none" w:sz="0" w:space="0" w:color="auto"/>
      </w:divBdr>
    </w:div>
    <w:div w:id="777875077">
      <w:bodyDiv w:val="1"/>
      <w:marLeft w:val="0"/>
      <w:marRight w:val="0"/>
      <w:marTop w:val="0"/>
      <w:marBottom w:val="0"/>
      <w:divBdr>
        <w:top w:val="none" w:sz="0" w:space="0" w:color="auto"/>
        <w:left w:val="none" w:sz="0" w:space="0" w:color="auto"/>
        <w:bottom w:val="none" w:sz="0" w:space="0" w:color="auto"/>
        <w:right w:val="none" w:sz="0" w:space="0" w:color="auto"/>
      </w:divBdr>
    </w:div>
    <w:div w:id="783035282">
      <w:bodyDiv w:val="1"/>
      <w:marLeft w:val="0"/>
      <w:marRight w:val="0"/>
      <w:marTop w:val="0"/>
      <w:marBottom w:val="0"/>
      <w:divBdr>
        <w:top w:val="none" w:sz="0" w:space="0" w:color="auto"/>
        <w:left w:val="none" w:sz="0" w:space="0" w:color="auto"/>
        <w:bottom w:val="none" w:sz="0" w:space="0" w:color="auto"/>
        <w:right w:val="none" w:sz="0" w:space="0" w:color="auto"/>
      </w:divBdr>
    </w:div>
    <w:div w:id="787897241">
      <w:bodyDiv w:val="1"/>
      <w:marLeft w:val="0"/>
      <w:marRight w:val="0"/>
      <w:marTop w:val="0"/>
      <w:marBottom w:val="0"/>
      <w:divBdr>
        <w:top w:val="none" w:sz="0" w:space="0" w:color="auto"/>
        <w:left w:val="none" w:sz="0" w:space="0" w:color="auto"/>
        <w:bottom w:val="none" w:sz="0" w:space="0" w:color="auto"/>
        <w:right w:val="none" w:sz="0" w:space="0" w:color="auto"/>
      </w:divBdr>
    </w:div>
    <w:div w:id="807698334">
      <w:bodyDiv w:val="1"/>
      <w:marLeft w:val="0"/>
      <w:marRight w:val="0"/>
      <w:marTop w:val="0"/>
      <w:marBottom w:val="0"/>
      <w:divBdr>
        <w:top w:val="none" w:sz="0" w:space="0" w:color="auto"/>
        <w:left w:val="none" w:sz="0" w:space="0" w:color="auto"/>
        <w:bottom w:val="none" w:sz="0" w:space="0" w:color="auto"/>
        <w:right w:val="none" w:sz="0" w:space="0" w:color="auto"/>
      </w:divBdr>
    </w:div>
    <w:div w:id="812597244">
      <w:bodyDiv w:val="1"/>
      <w:marLeft w:val="0"/>
      <w:marRight w:val="0"/>
      <w:marTop w:val="0"/>
      <w:marBottom w:val="0"/>
      <w:divBdr>
        <w:top w:val="none" w:sz="0" w:space="0" w:color="auto"/>
        <w:left w:val="none" w:sz="0" w:space="0" w:color="auto"/>
        <w:bottom w:val="none" w:sz="0" w:space="0" w:color="auto"/>
        <w:right w:val="none" w:sz="0" w:space="0" w:color="auto"/>
      </w:divBdr>
    </w:div>
    <w:div w:id="823619063">
      <w:bodyDiv w:val="1"/>
      <w:marLeft w:val="0"/>
      <w:marRight w:val="0"/>
      <w:marTop w:val="0"/>
      <w:marBottom w:val="0"/>
      <w:divBdr>
        <w:top w:val="none" w:sz="0" w:space="0" w:color="auto"/>
        <w:left w:val="none" w:sz="0" w:space="0" w:color="auto"/>
        <w:bottom w:val="none" w:sz="0" w:space="0" w:color="auto"/>
        <w:right w:val="none" w:sz="0" w:space="0" w:color="auto"/>
      </w:divBdr>
    </w:div>
    <w:div w:id="861279570">
      <w:bodyDiv w:val="1"/>
      <w:marLeft w:val="0"/>
      <w:marRight w:val="0"/>
      <w:marTop w:val="0"/>
      <w:marBottom w:val="0"/>
      <w:divBdr>
        <w:top w:val="none" w:sz="0" w:space="0" w:color="auto"/>
        <w:left w:val="none" w:sz="0" w:space="0" w:color="auto"/>
        <w:bottom w:val="none" w:sz="0" w:space="0" w:color="auto"/>
        <w:right w:val="none" w:sz="0" w:space="0" w:color="auto"/>
      </w:divBdr>
      <w:divsChild>
        <w:div w:id="1906068166">
          <w:marLeft w:val="0"/>
          <w:marRight w:val="0"/>
          <w:marTop w:val="0"/>
          <w:marBottom w:val="0"/>
          <w:divBdr>
            <w:top w:val="none" w:sz="0" w:space="0" w:color="auto"/>
            <w:left w:val="none" w:sz="0" w:space="0" w:color="auto"/>
            <w:bottom w:val="none" w:sz="0" w:space="0" w:color="auto"/>
            <w:right w:val="none" w:sz="0" w:space="0" w:color="auto"/>
          </w:divBdr>
        </w:div>
      </w:divsChild>
    </w:div>
    <w:div w:id="865800692">
      <w:bodyDiv w:val="1"/>
      <w:marLeft w:val="0"/>
      <w:marRight w:val="0"/>
      <w:marTop w:val="0"/>
      <w:marBottom w:val="0"/>
      <w:divBdr>
        <w:top w:val="none" w:sz="0" w:space="0" w:color="auto"/>
        <w:left w:val="none" w:sz="0" w:space="0" w:color="auto"/>
        <w:bottom w:val="none" w:sz="0" w:space="0" w:color="auto"/>
        <w:right w:val="none" w:sz="0" w:space="0" w:color="auto"/>
      </w:divBdr>
    </w:div>
    <w:div w:id="869995374">
      <w:bodyDiv w:val="1"/>
      <w:marLeft w:val="0"/>
      <w:marRight w:val="0"/>
      <w:marTop w:val="0"/>
      <w:marBottom w:val="0"/>
      <w:divBdr>
        <w:top w:val="none" w:sz="0" w:space="0" w:color="auto"/>
        <w:left w:val="none" w:sz="0" w:space="0" w:color="auto"/>
        <w:bottom w:val="none" w:sz="0" w:space="0" w:color="auto"/>
        <w:right w:val="none" w:sz="0" w:space="0" w:color="auto"/>
      </w:divBdr>
    </w:div>
    <w:div w:id="874196695">
      <w:bodyDiv w:val="1"/>
      <w:marLeft w:val="0"/>
      <w:marRight w:val="0"/>
      <w:marTop w:val="0"/>
      <w:marBottom w:val="0"/>
      <w:divBdr>
        <w:top w:val="none" w:sz="0" w:space="0" w:color="auto"/>
        <w:left w:val="none" w:sz="0" w:space="0" w:color="auto"/>
        <w:bottom w:val="none" w:sz="0" w:space="0" w:color="auto"/>
        <w:right w:val="none" w:sz="0" w:space="0" w:color="auto"/>
      </w:divBdr>
    </w:div>
    <w:div w:id="890116488">
      <w:bodyDiv w:val="1"/>
      <w:marLeft w:val="0"/>
      <w:marRight w:val="0"/>
      <w:marTop w:val="0"/>
      <w:marBottom w:val="0"/>
      <w:divBdr>
        <w:top w:val="none" w:sz="0" w:space="0" w:color="auto"/>
        <w:left w:val="none" w:sz="0" w:space="0" w:color="auto"/>
        <w:bottom w:val="none" w:sz="0" w:space="0" w:color="auto"/>
        <w:right w:val="none" w:sz="0" w:space="0" w:color="auto"/>
      </w:divBdr>
    </w:div>
    <w:div w:id="914901331">
      <w:bodyDiv w:val="1"/>
      <w:marLeft w:val="0"/>
      <w:marRight w:val="0"/>
      <w:marTop w:val="0"/>
      <w:marBottom w:val="0"/>
      <w:divBdr>
        <w:top w:val="none" w:sz="0" w:space="0" w:color="auto"/>
        <w:left w:val="none" w:sz="0" w:space="0" w:color="auto"/>
        <w:bottom w:val="none" w:sz="0" w:space="0" w:color="auto"/>
        <w:right w:val="none" w:sz="0" w:space="0" w:color="auto"/>
      </w:divBdr>
      <w:divsChild>
        <w:div w:id="993990048">
          <w:marLeft w:val="0"/>
          <w:marRight w:val="0"/>
          <w:marTop w:val="0"/>
          <w:marBottom w:val="0"/>
          <w:divBdr>
            <w:top w:val="none" w:sz="0" w:space="0" w:color="auto"/>
            <w:left w:val="none" w:sz="0" w:space="0" w:color="auto"/>
            <w:bottom w:val="none" w:sz="0" w:space="0" w:color="auto"/>
            <w:right w:val="none" w:sz="0" w:space="0" w:color="auto"/>
          </w:divBdr>
        </w:div>
      </w:divsChild>
    </w:div>
    <w:div w:id="915433355">
      <w:bodyDiv w:val="1"/>
      <w:marLeft w:val="0"/>
      <w:marRight w:val="0"/>
      <w:marTop w:val="0"/>
      <w:marBottom w:val="0"/>
      <w:divBdr>
        <w:top w:val="none" w:sz="0" w:space="0" w:color="auto"/>
        <w:left w:val="none" w:sz="0" w:space="0" w:color="auto"/>
        <w:bottom w:val="none" w:sz="0" w:space="0" w:color="auto"/>
        <w:right w:val="none" w:sz="0" w:space="0" w:color="auto"/>
      </w:divBdr>
    </w:div>
    <w:div w:id="917784422">
      <w:bodyDiv w:val="1"/>
      <w:marLeft w:val="0"/>
      <w:marRight w:val="0"/>
      <w:marTop w:val="0"/>
      <w:marBottom w:val="0"/>
      <w:divBdr>
        <w:top w:val="none" w:sz="0" w:space="0" w:color="auto"/>
        <w:left w:val="none" w:sz="0" w:space="0" w:color="auto"/>
        <w:bottom w:val="none" w:sz="0" w:space="0" w:color="auto"/>
        <w:right w:val="none" w:sz="0" w:space="0" w:color="auto"/>
      </w:divBdr>
    </w:div>
    <w:div w:id="933172350">
      <w:bodyDiv w:val="1"/>
      <w:marLeft w:val="0"/>
      <w:marRight w:val="0"/>
      <w:marTop w:val="0"/>
      <w:marBottom w:val="0"/>
      <w:divBdr>
        <w:top w:val="none" w:sz="0" w:space="0" w:color="auto"/>
        <w:left w:val="none" w:sz="0" w:space="0" w:color="auto"/>
        <w:bottom w:val="none" w:sz="0" w:space="0" w:color="auto"/>
        <w:right w:val="none" w:sz="0" w:space="0" w:color="auto"/>
      </w:divBdr>
    </w:div>
    <w:div w:id="942104127">
      <w:bodyDiv w:val="1"/>
      <w:marLeft w:val="0"/>
      <w:marRight w:val="0"/>
      <w:marTop w:val="0"/>
      <w:marBottom w:val="0"/>
      <w:divBdr>
        <w:top w:val="none" w:sz="0" w:space="0" w:color="auto"/>
        <w:left w:val="none" w:sz="0" w:space="0" w:color="auto"/>
        <w:bottom w:val="none" w:sz="0" w:space="0" w:color="auto"/>
        <w:right w:val="none" w:sz="0" w:space="0" w:color="auto"/>
      </w:divBdr>
    </w:div>
    <w:div w:id="960576367">
      <w:bodyDiv w:val="1"/>
      <w:marLeft w:val="0"/>
      <w:marRight w:val="0"/>
      <w:marTop w:val="0"/>
      <w:marBottom w:val="0"/>
      <w:divBdr>
        <w:top w:val="none" w:sz="0" w:space="0" w:color="auto"/>
        <w:left w:val="none" w:sz="0" w:space="0" w:color="auto"/>
        <w:bottom w:val="none" w:sz="0" w:space="0" w:color="auto"/>
        <w:right w:val="none" w:sz="0" w:space="0" w:color="auto"/>
      </w:divBdr>
      <w:divsChild>
        <w:div w:id="285082469">
          <w:marLeft w:val="0"/>
          <w:marRight w:val="0"/>
          <w:marTop w:val="0"/>
          <w:marBottom w:val="0"/>
          <w:divBdr>
            <w:top w:val="none" w:sz="0" w:space="0" w:color="auto"/>
            <w:left w:val="none" w:sz="0" w:space="0" w:color="auto"/>
            <w:bottom w:val="none" w:sz="0" w:space="0" w:color="auto"/>
            <w:right w:val="none" w:sz="0" w:space="0" w:color="auto"/>
          </w:divBdr>
        </w:div>
      </w:divsChild>
    </w:div>
    <w:div w:id="962346739">
      <w:bodyDiv w:val="1"/>
      <w:marLeft w:val="0"/>
      <w:marRight w:val="0"/>
      <w:marTop w:val="0"/>
      <w:marBottom w:val="0"/>
      <w:divBdr>
        <w:top w:val="none" w:sz="0" w:space="0" w:color="auto"/>
        <w:left w:val="none" w:sz="0" w:space="0" w:color="auto"/>
        <w:bottom w:val="none" w:sz="0" w:space="0" w:color="auto"/>
        <w:right w:val="none" w:sz="0" w:space="0" w:color="auto"/>
      </w:divBdr>
    </w:div>
    <w:div w:id="972520912">
      <w:bodyDiv w:val="1"/>
      <w:marLeft w:val="0"/>
      <w:marRight w:val="0"/>
      <w:marTop w:val="0"/>
      <w:marBottom w:val="0"/>
      <w:divBdr>
        <w:top w:val="none" w:sz="0" w:space="0" w:color="auto"/>
        <w:left w:val="none" w:sz="0" w:space="0" w:color="auto"/>
        <w:bottom w:val="none" w:sz="0" w:space="0" w:color="auto"/>
        <w:right w:val="none" w:sz="0" w:space="0" w:color="auto"/>
      </w:divBdr>
    </w:div>
    <w:div w:id="977078246">
      <w:bodyDiv w:val="1"/>
      <w:marLeft w:val="0"/>
      <w:marRight w:val="0"/>
      <w:marTop w:val="0"/>
      <w:marBottom w:val="0"/>
      <w:divBdr>
        <w:top w:val="none" w:sz="0" w:space="0" w:color="auto"/>
        <w:left w:val="none" w:sz="0" w:space="0" w:color="auto"/>
        <w:bottom w:val="none" w:sz="0" w:space="0" w:color="auto"/>
        <w:right w:val="none" w:sz="0" w:space="0" w:color="auto"/>
      </w:divBdr>
    </w:div>
    <w:div w:id="985933190">
      <w:bodyDiv w:val="1"/>
      <w:marLeft w:val="0"/>
      <w:marRight w:val="0"/>
      <w:marTop w:val="0"/>
      <w:marBottom w:val="0"/>
      <w:divBdr>
        <w:top w:val="none" w:sz="0" w:space="0" w:color="auto"/>
        <w:left w:val="none" w:sz="0" w:space="0" w:color="auto"/>
        <w:bottom w:val="none" w:sz="0" w:space="0" w:color="auto"/>
        <w:right w:val="none" w:sz="0" w:space="0" w:color="auto"/>
      </w:divBdr>
    </w:div>
    <w:div w:id="987132100">
      <w:bodyDiv w:val="1"/>
      <w:marLeft w:val="0"/>
      <w:marRight w:val="0"/>
      <w:marTop w:val="0"/>
      <w:marBottom w:val="0"/>
      <w:divBdr>
        <w:top w:val="none" w:sz="0" w:space="0" w:color="auto"/>
        <w:left w:val="none" w:sz="0" w:space="0" w:color="auto"/>
        <w:bottom w:val="none" w:sz="0" w:space="0" w:color="auto"/>
        <w:right w:val="none" w:sz="0" w:space="0" w:color="auto"/>
      </w:divBdr>
    </w:div>
    <w:div w:id="1020090074">
      <w:bodyDiv w:val="1"/>
      <w:marLeft w:val="0"/>
      <w:marRight w:val="0"/>
      <w:marTop w:val="0"/>
      <w:marBottom w:val="0"/>
      <w:divBdr>
        <w:top w:val="none" w:sz="0" w:space="0" w:color="auto"/>
        <w:left w:val="none" w:sz="0" w:space="0" w:color="auto"/>
        <w:bottom w:val="none" w:sz="0" w:space="0" w:color="auto"/>
        <w:right w:val="none" w:sz="0" w:space="0" w:color="auto"/>
      </w:divBdr>
    </w:div>
    <w:div w:id="1024525657">
      <w:bodyDiv w:val="1"/>
      <w:marLeft w:val="0"/>
      <w:marRight w:val="0"/>
      <w:marTop w:val="0"/>
      <w:marBottom w:val="0"/>
      <w:divBdr>
        <w:top w:val="none" w:sz="0" w:space="0" w:color="auto"/>
        <w:left w:val="none" w:sz="0" w:space="0" w:color="auto"/>
        <w:bottom w:val="none" w:sz="0" w:space="0" w:color="auto"/>
        <w:right w:val="none" w:sz="0" w:space="0" w:color="auto"/>
      </w:divBdr>
    </w:div>
    <w:div w:id="1036780092">
      <w:bodyDiv w:val="1"/>
      <w:marLeft w:val="0"/>
      <w:marRight w:val="0"/>
      <w:marTop w:val="0"/>
      <w:marBottom w:val="0"/>
      <w:divBdr>
        <w:top w:val="none" w:sz="0" w:space="0" w:color="auto"/>
        <w:left w:val="none" w:sz="0" w:space="0" w:color="auto"/>
        <w:bottom w:val="none" w:sz="0" w:space="0" w:color="auto"/>
        <w:right w:val="none" w:sz="0" w:space="0" w:color="auto"/>
      </w:divBdr>
    </w:div>
    <w:div w:id="1036926536">
      <w:bodyDiv w:val="1"/>
      <w:marLeft w:val="0"/>
      <w:marRight w:val="0"/>
      <w:marTop w:val="0"/>
      <w:marBottom w:val="0"/>
      <w:divBdr>
        <w:top w:val="none" w:sz="0" w:space="0" w:color="auto"/>
        <w:left w:val="none" w:sz="0" w:space="0" w:color="auto"/>
        <w:bottom w:val="none" w:sz="0" w:space="0" w:color="auto"/>
        <w:right w:val="none" w:sz="0" w:space="0" w:color="auto"/>
      </w:divBdr>
    </w:div>
    <w:div w:id="1037315049">
      <w:bodyDiv w:val="1"/>
      <w:marLeft w:val="0"/>
      <w:marRight w:val="0"/>
      <w:marTop w:val="0"/>
      <w:marBottom w:val="0"/>
      <w:divBdr>
        <w:top w:val="none" w:sz="0" w:space="0" w:color="auto"/>
        <w:left w:val="none" w:sz="0" w:space="0" w:color="auto"/>
        <w:bottom w:val="none" w:sz="0" w:space="0" w:color="auto"/>
        <w:right w:val="none" w:sz="0" w:space="0" w:color="auto"/>
      </w:divBdr>
    </w:div>
    <w:div w:id="1039161298">
      <w:bodyDiv w:val="1"/>
      <w:marLeft w:val="0"/>
      <w:marRight w:val="0"/>
      <w:marTop w:val="0"/>
      <w:marBottom w:val="0"/>
      <w:divBdr>
        <w:top w:val="none" w:sz="0" w:space="0" w:color="auto"/>
        <w:left w:val="none" w:sz="0" w:space="0" w:color="auto"/>
        <w:bottom w:val="none" w:sz="0" w:space="0" w:color="auto"/>
        <w:right w:val="none" w:sz="0" w:space="0" w:color="auto"/>
      </w:divBdr>
    </w:div>
    <w:div w:id="1055743330">
      <w:bodyDiv w:val="1"/>
      <w:marLeft w:val="0"/>
      <w:marRight w:val="0"/>
      <w:marTop w:val="0"/>
      <w:marBottom w:val="0"/>
      <w:divBdr>
        <w:top w:val="none" w:sz="0" w:space="0" w:color="auto"/>
        <w:left w:val="none" w:sz="0" w:space="0" w:color="auto"/>
        <w:bottom w:val="none" w:sz="0" w:space="0" w:color="auto"/>
        <w:right w:val="none" w:sz="0" w:space="0" w:color="auto"/>
      </w:divBdr>
    </w:div>
    <w:div w:id="1059404149">
      <w:bodyDiv w:val="1"/>
      <w:marLeft w:val="0"/>
      <w:marRight w:val="0"/>
      <w:marTop w:val="0"/>
      <w:marBottom w:val="0"/>
      <w:divBdr>
        <w:top w:val="none" w:sz="0" w:space="0" w:color="auto"/>
        <w:left w:val="none" w:sz="0" w:space="0" w:color="auto"/>
        <w:bottom w:val="none" w:sz="0" w:space="0" w:color="auto"/>
        <w:right w:val="none" w:sz="0" w:space="0" w:color="auto"/>
      </w:divBdr>
    </w:div>
    <w:div w:id="1060859792">
      <w:bodyDiv w:val="1"/>
      <w:marLeft w:val="0"/>
      <w:marRight w:val="0"/>
      <w:marTop w:val="0"/>
      <w:marBottom w:val="0"/>
      <w:divBdr>
        <w:top w:val="none" w:sz="0" w:space="0" w:color="auto"/>
        <w:left w:val="none" w:sz="0" w:space="0" w:color="auto"/>
        <w:bottom w:val="none" w:sz="0" w:space="0" w:color="auto"/>
        <w:right w:val="none" w:sz="0" w:space="0" w:color="auto"/>
      </w:divBdr>
    </w:div>
    <w:div w:id="1063139821">
      <w:bodyDiv w:val="1"/>
      <w:marLeft w:val="0"/>
      <w:marRight w:val="0"/>
      <w:marTop w:val="0"/>
      <w:marBottom w:val="0"/>
      <w:divBdr>
        <w:top w:val="none" w:sz="0" w:space="0" w:color="auto"/>
        <w:left w:val="none" w:sz="0" w:space="0" w:color="auto"/>
        <w:bottom w:val="none" w:sz="0" w:space="0" w:color="auto"/>
        <w:right w:val="none" w:sz="0" w:space="0" w:color="auto"/>
      </w:divBdr>
    </w:div>
    <w:div w:id="1067994142">
      <w:bodyDiv w:val="1"/>
      <w:marLeft w:val="0"/>
      <w:marRight w:val="0"/>
      <w:marTop w:val="0"/>
      <w:marBottom w:val="0"/>
      <w:divBdr>
        <w:top w:val="none" w:sz="0" w:space="0" w:color="auto"/>
        <w:left w:val="none" w:sz="0" w:space="0" w:color="auto"/>
        <w:bottom w:val="none" w:sz="0" w:space="0" w:color="auto"/>
        <w:right w:val="none" w:sz="0" w:space="0" w:color="auto"/>
      </w:divBdr>
    </w:div>
    <w:div w:id="1108624702">
      <w:bodyDiv w:val="1"/>
      <w:marLeft w:val="0"/>
      <w:marRight w:val="0"/>
      <w:marTop w:val="0"/>
      <w:marBottom w:val="0"/>
      <w:divBdr>
        <w:top w:val="none" w:sz="0" w:space="0" w:color="auto"/>
        <w:left w:val="none" w:sz="0" w:space="0" w:color="auto"/>
        <w:bottom w:val="none" w:sz="0" w:space="0" w:color="auto"/>
        <w:right w:val="none" w:sz="0" w:space="0" w:color="auto"/>
      </w:divBdr>
      <w:divsChild>
        <w:div w:id="38281460">
          <w:marLeft w:val="0"/>
          <w:marRight w:val="0"/>
          <w:marTop w:val="0"/>
          <w:marBottom w:val="0"/>
          <w:divBdr>
            <w:top w:val="none" w:sz="0" w:space="0" w:color="auto"/>
            <w:left w:val="none" w:sz="0" w:space="0" w:color="auto"/>
            <w:bottom w:val="none" w:sz="0" w:space="0" w:color="auto"/>
            <w:right w:val="none" w:sz="0" w:space="0" w:color="auto"/>
          </w:divBdr>
        </w:div>
      </w:divsChild>
    </w:div>
    <w:div w:id="1115947640">
      <w:bodyDiv w:val="1"/>
      <w:marLeft w:val="0"/>
      <w:marRight w:val="0"/>
      <w:marTop w:val="0"/>
      <w:marBottom w:val="0"/>
      <w:divBdr>
        <w:top w:val="none" w:sz="0" w:space="0" w:color="auto"/>
        <w:left w:val="none" w:sz="0" w:space="0" w:color="auto"/>
        <w:bottom w:val="none" w:sz="0" w:space="0" w:color="auto"/>
        <w:right w:val="none" w:sz="0" w:space="0" w:color="auto"/>
      </w:divBdr>
    </w:div>
    <w:div w:id="1120497078">
      <w:bodyDiv w:val="1"/>
      <w:marLeft w:val="0"/>
      <w:marRight w:val="0"/>
      <w:marTop w:val="0"/>
      <w:marBottom w:val="0"/>
      <w:divBdr>
        <w:top w:val="none" w:sz="0" w:space="0" w:color="auto"/>
        <w:left w:val="none" w:sz="0" w:space="0" w:color="auto"/>
        <w:bottom w:val="none" w:sz="0" w:space="0" w:color="auto"/>
        <w:right w:val="none" w:sz="0" w:space="0" w:color="auto"/>
      </w:divBdr>
    </w:div>
    <w:div w:id="1122530762">
      <w:bodyDiv w:val="1"/>
      <w:marLeft w:val="0"/>
      <w:marRight w:val="0"/>
      <w:marTop w:val="0"/>
      <w:marBottom w:val="0"/>
      <w:divBdr>
        <w:top w:val="none" w:sz="0" w:space="0" w:color="auto"/>
        <w:left w:val="none" w:sz="0" w:space="0" w:color="auto"/>
        <w:bottom w:val="none" w:sz="0" w:space="0" w:color="auto"/>
        <w:right w:val="none" w:sz="0" w:space="0" w:color="auto"/>
      </w:divBdr>
    </w:div>
    <w:div w:id="1145662358">
      <w:bodyDiv w:val="1"/>
      <w:marLeft w:val="0"/>
      <w:marRight w:val="0"/>
      <w:marTop w:val="0"/>
      <w:marBottom w:val="0"/>
      <w:divBdr>
        <w:top w:val="none" w:sz="0" w:space="0" w:color="auto"/>
        <w:left w:val="none" w:sz="0" w:space="0" w:color="auto"/>
        <w:bottom w:val="none" w:sz="0" w:space="0" w:color="auto"/>
        <w:right w:val="none" w:sz="0" w:space="0" w:color="auto"/>
      </w:divBdr>
    </w:div>
    <w:div w:id="1180243948">
      <w:bodyDiv w:val="1"/>
      <w:marLeft w:val="0"/>
      <w:marRight w:val="0"/>
      <w:marTop w:val="0"/>
      <w:marBottom w:val="0"/>
      <w:divBdr>
        <w:top w:val="none" w:sz="0" w:space="0" w:color="auto"/>
        <w:left w:val="none" w:sz="0" w:space="0" w:color="auto"/>
        <w:bottom w:val="none" w:sz="0" w:space="0" w:color="auto"/>
        <w:right w:val="none" w:sz="0" w:space="0" w:color="auto"/>
      </w:divBdr>
    </w:div>
    <w:div w:id="1188790200">
      <w:bodyDiv w:val="1"/>
      <w:marLeft w:val="0"/>
      <w:marRight w:val="0"/>
      <w:marTop w:val="0"/>
      <w:marBottom w:val="0"/>
      <w:divBdr>
        <w:top w:val="none" w:sz="0" w:space="0" w:color="auto"/>
        <w:left w:val="none" w:sz="0" w:space="0" w:color="auto"/>
        <w:bottom w:val="none" w:sz="0" w:space="0" w:color="auto"/>
        <w:right w:val="none" w:sz="0" w:space="0" w:color="auto"/>
      </w:divBdr>
    </w:div>
    <w:div w:id="1190141451">
      <w:bodyDiv w:val="1"/>
      <w:marLeft w:val="0"/>
      <w:marRight w:val="0"/>
      <w:marTop w:val="0"/>
      <w:marBottom w:val="0"/>
      <w:divBdr>
        <w:top w:val="none" w:sz="0" w:space="0" w:color="auto"/>
        <w:left w:val="none" w:sz="0" w:space="0" w:color="auto"/>
        <w:bottom w:val="none" w:sz="0" w:space="0" w:color="auto"/>
        <w:right w:val="none" w:sz="0" w:space="0" w:color="auto"/>
      </w:divBdr>
    </w:div>
    <w:div w:id="1204711340">
      <w:bodyDiv w:val="1"/>
      <w:marLeft w:val="0"/>
      <w:marRight w:val="0"/>
      <w:marTop w:val="0"/>
      <w:marBottom w:val="0"/>
      <w:divBdr>
        <w:top w:val="none" w:sz="0" w:space="0" w:color="auto"/>
        <w:left w:val="none" w:sz="0" w:space="0" w:color="auto"/>
        <w:bottom w:val="none" w:sz="0" w:space="0" w:color="auto"/>
        <w:right w:val="none" w:sz="0" w:space="0" w:color="auto"/>
      </w:divBdr>
    </w:div>
    <w:div w:id="1228153258">
      <w:bodyDiv w:val="1"/>
      <w:marLeft w:val="0"/>
      <w:marRight w:val="0"/>
      <w:marTop w:val="0"/>
      <w:marBottom w:val="0"/>
      <w:divBdr>
        <w:top w:val="none" w:sz="0" w:space="0" w:color="auto"/>
        <w:left w:val="none" w:sz="0" w:space="0" w:color="auto"/>
        <w:bottom w:val="none" w:sz="0" w:space="0" w:color="auto"/>
        <w:right w:val="none" w:sz="0" w:space="0" w:color="auto"/>
      </w:divBdr>
    </w:div>
    <w:div w:id="1230963977">
      <w:bodyDiv w:val="1"/>
      <w:marLeft w:val="0"/>
      <w:marRight w:val="0"/>
      <w:marTop w:val="0"/>
      <w:marBottom w:val="0"/>
      <w:divBdr>
        <w:top w:val="none" w:sz="0" w:space="0" w:color="auto"/>
        <w:left w:val="none" w:sz="0" w:space="0" w:color="auto"/>
        <w:bottom w:val="none" w:sz="0" w:space="0" w:color="auto"/>
        <w:right w:val="none" w:sz="0" w:space="0" w:color="auto"/>
      </w:divBdr>
    </w:div>
    <w:div w:id="1234194601">
      <w:bodyDiv w:val="1"/>
      <w:marLeft w:val="0"/>
      <w:marRight w:val="0"/>
      <w:marTop w:val="0"/>
      <w:marBottom w:val="0"/>
      <w:divBdr>
        <w:top w:val="none" w:sz="0" w:space="0" w:color="auto"/>
        <w:left w:val="none" w:sz="0" w:space="0" w:color="auto"/>
        <w:bottom w:val="none" w:sz="0" w:space="0" w:color="auto"/>
        <w:right w:val="none" w:sz="0" w:space="0" w:color="auto"/>
      </w:divBdr>
    </w:div>
    <w:div w:id="1236359306">
      <w:bodyDiv w:val="1"/>
      <w:marLeft w:val="0"/>
      <w:marRight w:val="0"/>
      <w:marTop w:val="0"/>
      <w:marBottom w:val="0"/>
      <w:divBdr>
        <w:top w:val="none" w:sz="0" w:space="0" w:color="auto"/>
        <w:left w:val="none" w:sz="0" w:space="0" w:color="auto"/>
        <w:bottom w:val="none" w:sz="0" w:space="0" w:color="auto"/>
        <w:right w:val="none" w:sz="0" w:space="0" w:color="auto"/>
      </w:divBdr>
    </w:div>
    <w:div w:id="1271400076">
      <w:bodyDiv w:val="1"/>
      <w:marLeft w:val="0"/>
      <w:marRight w:val="0"/>
      <w:marTop w:val="0"/>
      <w:marBottom w:val="0"/>
      <w:divBdr>
        <w:top w:val="none" w:sz="0" w:space="0" w:color="auto"/>
        <w:left w:val="none" w:sz="0" w:space="0" w:color="auto"/>
        <w:bottom w:val="none" w:sz="0" w:space="0" w:color="auto"/>
        <w:right w:val="none" w:sz="0" w:space="0" w:color="auto"/>
      </w:divBdr>
    </w:div>
    <w:div w:id="1303655399">
      <w:bodyDiv w:val="1"/>
      <w:marLeft w:val="0"/>
      <w:marRight w:val="0"/>
      <w:marTop w:val="0"/>
      <w:marBottom w:val="0"/>
      <w:divBdr>
        <w:top w:val="none" w:sz="0" w:space="0" w:color="auto"/>
        <w:left w:val="none" w:sz="0" w:space="0" w:color="auto"/>
        <w:bottom w:val="none" w:sz="0" w:space="0" w:color="auto"/>
        <w:right w:val="none" w:sz="0" w:space="0" w:color="auto"/>
      </w:divBdr>
    </w:div>
    <w:div w:id="1310020031">
      <w:bodyDiv w:val="1"/>
      <w:marLeft w:val="0"/>
      <w:marRight w:val="0"/>
      <w:marTop w:val="0"/>
      <w:marBottom w:val="0"/>
      <w:divBdr>
        <w:top w:val="none" w:sz="0" w:space="0" w:color="auto"/>
        <w:left w:val="none" w:sz="0" w:space="0" w:color="auto"/>
        <w:bottom w:val="none" w:sz="0" w:space="0" w:color="auto"/>
        <w:right w:val="none" w:sz="0" w:space="0" w:color="auto"/>
      </w:divBdr>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6835622">
      <w:bodyDiv w:val="1"/>
      <w:marLeft w:val="0"/>
      <w:marRight w:val="0"/>
      <w:marTop w:val="0"/>
      <w:marBottom w:val="0"/>
      <w:divBdr>
        <w:top w:val="none" w:sz="0" w:space="0" w:color="auto"/>
        <w:left w:val="none" w:sz="0" w:space="0" w:color="auto"/>
        <w:bottom w:val="none" w:sz="0" w:space="0" w:color="auto"/>
        <w:right w:val="none" w:sz="0" w:space="0" w:color="auto"/>
      </w:divBdr>
    </w:div>
    <w:div w:id="1341858404">
      <w:bodyDiv w:val="1"/>
      <w:marLeft w:val="0"/>
      <w:marRight w:val="0"/>
      <w:marTop w:val="0"/>
      <w:marBottom w:val="0"/>
      <w:divBdr>
        <w:top w:val="none" w:sz="0" w:space="0" w:color="auto"/>
        <w:left w:val="none" w:sz="0" w:space="0" w:color="auto"/>
        <w:bottom w:val="none" w:sz="0" w:space="0" w:color="auto"/>
        <w:right w:val="none" w:sz="0" w:space="0" w:color="auto"/>
      </w:divBdr>
    </w:div>
    <w:div w:id="1343314783">
      <w:bodyDiv w:val="1"/>
      <w:marLeft w:val="0"/>
      <w:marRight w:val="0"/>
      <w:marTop w:val="0"/>
      <w:marBottom w:val="0"/>
      <w:divBdr>
        <w:top w:val="none" w:sz="0" w:space="0" w:color="auto"/>
        <w:left w:val="none" w:sz="0" w:space="0" w:color="auto"/>
        <w:bottom w:val="none" w:sz="0" w:space="0" w:color="auto"/>
        <w:right w:val="none" w:sz="0" w:space="0" w:color="auto"/>
      </w:divBdr>
    </w:div>
    <w:div w:id="1366444816">
      <w:bodyDiv w:val="1"/>
      <w:marLeft w:val="0"/>
      <w:marRight w:val="0"/>
      <w:marTop w:val="0"/>
      <w:marBottom w:val="0"/>
      <w:divBdr>
        <w:top w:val="none" w:sz="0" w:space="0" w:color="auto"/>
        <w:left w:val="none" w:sz="0" w:space="0" w:color="auto"/>
        <w:bottom w:val="none" w:sz="0" w:space="0" w:color="auto"/>
        <w:right w:val="none" w:sz="0" w:space="0" w:color="auto"/>
      </w:divBdr>
    </w:div>
    <w:div w:id="1379017006">
      <w:bodyDiv w:val="1"/>
      <w:marLeft w:val="0"/>
      <w:marRight w:val="0"/>
      <w:marTop w:val="0"/>
      <w:marBottom w:val="0"/>
      <w:divBdr>
        <w:top w:val="none" w:sz="0" w:space="0" w:color="auto"/>
        <w:left w:val="none" w:sz="0" w:space="0" w:color="auto"/>
        <w:bottom w:val="none" w:sz="0" w:space="0" w:color="auto"/>
        <w:right w:val="none" w:sz="0" w:space="0" w:color="auto"/>
      </w:divBdr>
    </w:div>
    <w:div w:id="1379359551">
      <w:bodyDiv w:val="1"/>
      <w:marLeft w:val="0"/>
      <w:marRight w:val="0"/>
      <w:marTop w:val="0"/>
      <w:marBottom w:val="0"/>
      <w:divBdr>
        <w:top w:val="none" w:sz="0" w:space="0" w:color="auto"/>
        <w:left w:val="none" w:sz="0" w:space="0" w:color="auto"/>
        <w:bottom w:val="none" w:sz="0" w:space="0" w:color="auto"/>
        <w:right w:val="none" w:sz="0" w:space="0" w:color="auto"/>
      </w:divBdr>
    </w:div>
    <w:div w:id="1388456650">
      <w:bodyDiv w:val="1"/>
      <w:marLeft w:val="0"/>
      <w:marRight w:val="0"/>
      <w:marTop w:val="0"/>
      <w:marBottom w:val="0"/>
      <w:divBdr>
        <w:top w:val="none" w:sz="0" w:space="0" w:color="auto"/>
        <w:left w:val="none" w:sz="0" w:space="0" w:color="auto"/>
        <w:bottom w:val="none" w:sz="0" w:space="0" w:color="auto"/>
        <w:right w:val="none" w:sz="0" w:space="0" w:color="auto"/>
      </w:divBdr>
      <w:divsChild>
        <w:div w:id="83377572">
          <w:marLeft w:val="0"/>
          <w:marRight w:val="0"/>
          <w:marTop w:val="0"/>
          <w:marBottom w:val="0"/>
          <w:divBdr>
            <w:top w:val="none" w:sz="0" w:space="0" w:color="auto"/>
            <w:left w:val="none" w:sz="0" w:space="0" w:color="auto"/>
            <w:bottom w:val="none" w:sz="0" w:space="0" w:color="auto"/>
            <w:right w:val="none" w:sz="0" w:space="0" w:color="auto"/>
          </w:divBdr>
        </w:div>
      </w:divsChild>
    </w:div>
    <w:div w:id="1394738507">
      <w:bodyDiv w:val="1"/>
      <w:marLeft w:val="0"/>
      <w:marRight w:val="0"/>
      <w:marTop w:val="0"/>
      <w:marBottom w:val="0"/>
      <w:divBdr>
        <w:top w:val="none" w:sz="0" w:space="0" w:color="auto"/>
        <w:left w:val="none" w:sz="0" w:space="0" w:color="auto"/>
        <w:bottom w:val="none" w:sz="0" w:space="0" w:color="auto"/>
        <w:right w:val="none" w:sz="0" w:space="0" w:color="auto"/>
      </w:divBdr>
    </w:div>
    <w:div w:id="1399094585">
      <w:bodyDiv w:val="1"/>
      <w:marLeft w:val="0"/>
      <w:marRight w:val="0"/>
      <w:marTop w:val="0"/>
      <w:marBottom w:val="0"/>
      <w:divBdr>
        <w:top w:val="none" w:sz="0" w:space="0" w:color="auto"/>
        <w:left w:val="none" w:sz="0" w:space="0" w:color="auto"/>
        <w:bottom w:val="none" w:sz="0" w:space="0" w:color="auto"/>
        <w:right w:val="none" w:sz="0" w:space="0" w:color="auto"/>
      </w:divBdr>
    </w:div>
    <w:div w:id="1405445880">
      <w:bodyDiv w:val="1"/>
      <w:marLeft w:val="0"/>
      <w:marRight w:val="0"/>
      <w:marTop w:val="0"/>
      <w:marBottom w:val="0"/>
      <w:divBdr>
        <w:top w:val="none" w:sz="0" w:space="0" w:color="auto"/>
        <w:left w:val="none" w:sz="0" w:space="0" w:color="auto"/>
        <w:bottom w:val="none" w:sz="0" w:space="0" w:color="auto"/>
        <w:right w:val="none" w:sz="0" w:space="0" w:color="auto"/>
      </w:divBdr>
    </w:div>
    <w:div w:id="1408042142">
      <w:bodyDiv w:val="1"/>
      <w:marLeft w:val="0"/>
      <w:marRight w:val="0"/>
      <w:marTop w:val="0"/>
      <w:marBottom w:val="0"/>
      <w:divBdr>
        <w:top w:val="none" w:sz="0" w:space="0" w:color="auto"/>
        <w:left w:val="none" w:sz="0" w:space="0" w:color="auto"/>
        <w:bottom w:val="none" w:sz="0" w:space="0" w:color="auto"/>
        <w:right w:val="none" w:sz="0" w:space="0" w:color="auto"/>
      </w:divBdr>
    </w:div>
    <w:div w:id="1410350481">
      <w:bodyDiv w:val="1"/>
      <w:marLeft w:val="0"/>
      <w:marRight w:val="0"/>
      <w:marTop w:val="0"/>
      <w:marBottom w:val="0"/>
      <w:divBdr>
        <w:top w:val="none" w:sz="0" w:space="0" w:color="auto"/>
        <w:left w:val="none" w:sz="0" w:space="0" w:color="auto"/>
        <w:bottom w:val="none" w:sz="0" w:space="0" w:color="auto"/>
        <w:right w:val="none" w:sz="0" w:space="0" w:color="auto"/>
      </w:divBdr>
    </w:div>
    <w:div w:id="1424381020">
      <w:bodyDiv w:val="1"/>
      <w:marLeft w:val="0"/>
      <w:marRight w:val="0"/>
      <w:marTop w:val="0"/>
      <w:marBottom w:val="0"/>
      <w:divBdr>
        <w:top w:val="none" w:sz="0" w:space="0" w:color="auto"/>
        <w:left w:val="none" w:sz="0" w:space="0" w:color="auto"/>
        <w:bottom w:val="none" w:sz="0" w:space="0" w:color="auto"/>
        <w:right w:val="none" w:sz="0" w:space="0" w:color="auto"/>
      </w:divBdr>
    </w:div>
    <w:div w:id="1435320138">
      <w:bodyDiv w:val="1"/>
      <w:marLeft w:val="0"/>
      <w:marRight w:val="0"/>
      <w:marTop w:val="0"/>
      <w:marBottom w:val="0"/>
      <w:divBdr>
        <w:top w:val="none" w:sz="0" w:space="0" w:color="auto"/>
        <w:left w:val="none" w:sz="0" w:space="0" w:color="auto"/>
        <w:bottom w:val="none" w:sz="0" w:space="0" w:color="auto"/>
        <w:right w:val="none" w:sz="0" w:space="0" w:color="auto"/>
      </w:divBdr>
    </w:div>
    <w:div w:id="1440881104">
      <w:bodyDiv w:val="1"/>
      <w:marLeft w:val="0"/>
      <w:marRight w:val="0"/>
      <w:marTop w:val="0"/>
      <w:marBottom w:val="0"/>
      <w:divBdr>
        <w:top w:val="none" w:sz="0" w:space="0" w:color="auto"/>
        <w:left w:val="none" w:sz="0" w:space="0" w:color="auto"/>
        <w:bottom w:val="none" w:sz="0" w:space="0" w:color="auto"/>
        <w:right w:val="none" w:sz="0" w:space="0" w:color="auto"/>
      </w:divBdr>
    </w:div>
    <w:div w:id="1481001181">
      <w:bodyDiv w:val="1"/>
      <w:marLeft w:val="0"/>
      <w:marRight w:val="0"/>
      <w:marTop w:val="0"/>
      <w:marBottom w:val="0"/>
      <w:divBdr>
        <w:top w:val="none" w:sz="0" w:space="0" w:color="auto"/>
        <w:left w:val="none" w:sz="0" w:space="0" w:color="auto"/>
        <w:bottom w:val="none" w:sz="0" w:space="0" w:color="auto"/>
        <w:right w:val="none" w:sz="0" w:space="0" w:color="auto"/>
      </w:divBdr>
    </w:div>
    <w:div w:id="1502549521">
      <w:bodyDiv w:val="1"/>
      <w:marLeft w:val="0"/>
      <w:marRight w:val="0"/>
      <w:marTop w:val="0"/>
      <w:marBottom w:val="0"/>
      <w:divBdr>
        <w:top w:val="none" w:sz="0" w:space="0" w:color="auto"/>
        <w:left w:val="none" w:sz="0" w:space="0" w:color="auto"/>
        <w:bottom w:val="none" w:sz="0" w:space="0" w:color="auto"/>
        <w:right w:val="none" w:sz="0" w:space="0" w:color="auto"/>
      </w:divBdr>
    </w:div>
    <w:div w:id="1516841630">
      <w:bodyDiv w:val="1"/>
      <w:marLeft w:val="0"/>
      <w:marRight w:val="0"/>
      <w:marTop w:val="0"/>
      <w:marBottom w:val="0"/>
      <w:divBdr>
        <w:top w:val="none" w:sz="0" w:space="0" w:color="auto"/>
        <w:left w:val="none" w:sz="0" w:space="0" w:color="auto"/>
        <w:bottom w:val="none" w:sz="0" w:space="0" w:color="auto"/>
        <w:right w:val="none" w:sz="0" w:space="0" w:color="auto"/>
      </w:divBdr>
    </w:div>
    <w:div w:id="1524978111">
      <w:bodyDiv w:val="1"/>
      <w:marLeft w:val="0"/>
      <w:marRight w:val="0"/>
      <w:marTop w:val="0"/>
      <w:marBottom w:val="0"/>
      <w:divBdr>
        <w:top w:val="none" w:sz="0" w:space="0" w:color="auto"/>
        <w:left w:val="none" w:sz="0" w:space="0" w:color="auto"/>
        <w:bottom w:val="none" w:sz="0" w:space="0" w:color="auto"/>
        <w:right w:val="none" w:sz="0" w:space="0" w:color="auto"/>
      </w:divBdr>
    </w:div>
    <w:div w:id="1529296009">
      <w:bodyDiv w:val="1"/>
      <w:marLeft w:val="0"/>
      <w:marRight w:val="0"/>
      <w:marTop w:val="0"/>
      <w:marBottom w:val="0"/>
      <w:divBdr>
        <w:top w:val="none" w:sz="0" w:space="0" w:color="auto"/>
        <w:left w:val="none" w:sz="0" w:space="0" w:color="auto"/>
        <w:bottom w:val="none" w:sz="0" w:space="0" w:color="auto"/>
        <w:right w:val="none" w:sz="0" w:space="0" w:color="auto"/>
      </w:divBdr>
    </w:div>
    <w:div w:id="1551529754">
      <w:bodyDiv w:val="1"/>
      <w:marLeft w:val="0"/>
      <w:marRight w:val="0"/>
      <w:marTop w:val="0"/>
      <w:marBottom w:val="0"/>
      <w:divBdr>
        <w:top w:val="none" w:sz="0" w:space="0" w:color="auto"/>
        <w:left w:val="none" w:sz="0" w:space="0" w:color="auto"/>
        <w:bottom w:val="none" w:sz="0" w:space="0" w:color="auto"/>
        <w:right w:val="none" w:sz="0" w:space="0" w:color="auto"/>
      </w:divBdr>
    </w:div>
    <w:div w:id="1561018103">
      <w:bodyDiv w:val="1"/>
      <w:marLeft w:val="0"/>
      <w:marRight w:val="0"/>
      <w:marTop w:val="0"/>
      <w:marBottom w:val="0"/>
      <w:divBdr>
        <w:top w:val="none" w:sz="0" w:space="0" w:color="auto"/>
        <w:left w:val="none" w:sz="0" w:space="0" w:color="auto"/>
        <w:bottom w:val="none" w:sz="0" w:space="0" w:color="auto"/>
        <w:right w:val="none" w:sz="0" w:space="0" w:color="auto"/>
      </w:divBdr>
    </w:div>
    <w:div w:id="1567958805">
      <w:bodyDiv w:val="1"/>
      <w:marLeft w:val="0"/>
      <w:marRight w:val="0"/>
      <w:marTop w:val="0"/>
      <w:marBottom w:val="0"/>
      <w:divBdr>
        <w:top w:val="none" w:sz="0" w:space="0" w:color="auto"/>
        <w:left w:val="none" w:sz="0" w:space="0" w:color="auto"/>
        <w:bottom w:val="none" w:sz="0" w:space="0" w:color="auto"/>
        <w:right w:val="none" w:sz="0" w:space="0" w:color="auto"/>
      </w:divBdr>
    </w:div>
    <w:div w:id="156834515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98752900">
      <w:bodyDiv w:val="1"/>
      <w:marLeft w:val="0"/>
      <w:marRight w:val="0"/>
      <w:marTop w:val="0"/>
      <w:marBottom w:val="0"/>
      <w:divBdr>
        <w:top w:val="none" w:sz="0" w:space="0" w:color="auto"/>
        <w:left w:val="none" w:sz="0" w:space="0" w:color="auto"/>
        <w:bottom w:val="none" w:sz="0" w:space="0" w:color="auto"/>
        <w:right w:val="none" w:sz="0" w:space="0" w:color="auto"/>
      </w:divBdr>
    </w:div>
    <w:div w:id="1603797576">
      <w:bodyDiv w:val="1"/>
      <w:marLeft w:val="0"/>
      <w:marRight w:val="0"/>
      <w:marTop w:val="0"/>
      <w:marBottom w:val="0"/>
      <w:divBdr>
        <w:top w:val="none" w:sz="0" w:space="0" w:color="auto"/>
        <w:left w:val="none" w:sz="0" w:space="0" w:color="auto"/>
        <w:bottom w:val="none" w:sz="0" w:space="0" w:color="auto"/>
        <w:right w:val="none" w:sz="0" w:space="0" w:color="auto"/>
      </w:divBdr>
    </w:div>
    <w:div w:id="1613897995">
      <w:bodyDiv w:val="1"/>
      <w:marLeft w:val="0"/>
      <w:marRight w:val="0"/>
      <w:marTop w:val="0"/>
      <w:marBottom w:val="0"/>
      <w:divBdr>
        <w:top w:val="none" w:sz="0" w:space="0" w:color="auto"/>
        <w:left w:val="none" w:sz="0" w:space="0" w:color="auto"/>
        <w:bottom w:val="none" w:sz="0" w:space="0" w:color="auto"/>
        <w:right w:val="none" w:sz="0" w:space="0" w:color="auto"/>
      </w:divBdr>
    </w:div>
    <w:div w:id="1620255270">
      <w:bodyDiv w:val="1"/>
      <w:marLeft w:val="0"/>
      <w:marRight w:val="0"/>
      <w:marTop w:val="0"/>
      <w:marBottom w:val="0"/>
      <w:divBdr>
        <w:top w:val="none" w:sz="0" w:space="0" w:color="auto"/>
        <w:left w:val="none" w:sz="0" w:space="0" w:color="auto"/>
        <w:bottom w:val="none" w:sz="0" w:space="0" w:color="auto"/>
        <w:right w:val="none" w:sz="0" w:space="0" w:color="auto"/>
      </w:divBdr>
    </w:div>
    <w:div w:id="1639719347">
      <w:bodyDiv w:val="1"/>
      <w:marLeft w:val="0"/>
      <w:marRight w:val="0"/>
      <w:marTop w:val="0"/>
      <w:marBottom w:val="0"/>
      <w:divBdr>
        <w:top w:val="none" w:sz="0" w:space="0" w:color="auto"/>
        <w:left w:val="none" w:sz="0" w:space="0" w:color="auto"/>
        <w:bottom w:val="none" w:sz="0" w:space="0" w:color="auto"/>
        <w:right w:val="none" w:sz="0" w:space="0" w:color="auto"/>
      </w:divBdr>
    </w:div>
    <w:div w:id="1645087598">
      <w:bodyDiv w:val="1"/>
      <w:marLeft w:val="0"/>
      <w:marRight w:val="0"/>
      <w:marTop w:val="0"/>
      <w:marBottom w:val="0"/>
      <w:divBdr>
        <w:top w:val="none" w:sz="0" w:space="0" w:color="auto"/>
        <w:left w:val="none" w:sz="0" w:space="0" w:color="auto"/>
        <w:bottom w:val="none" w:sz="0" w:space="0" w:color="auto"/>
        <w:right w:val="none" w:sz="0" w:space="0" w:color="auto"/>
      </w:divBdr>
    </w:div>
    <w:div w:id="1645892429">
      <w:bodyDiv w:val="1"/>
      <w:marLeft w:val="0"/>
      <w:marRight w:val="0"/>
      <w:marTop w:val="0"/>
      <w:marBottom w:val="0"/>
      <w:divBdr>
        <w:top w:val="none" w:sz="0" w:space="0" w:color="auto"/>
        <w:left w:val="none" w:sz="0" w:space="0" w:color="auto"/>
        <w:bottom w:val="none" w:sz="0" w:space="0" w:color="auto"/>
        <w:right w:val="none" w:sz="0" w:space="0" w:color="auto"/>
      </w:divBdr>
    </w:div>
    <w:div w:id="1659189737">
      <w:bodyDiv w:val="1"/>
      <w:marLeft w:val="0"/>
      <w:marRight w:val="0"/>
      <w:marTop w:val="0"/>
      <w:marBottom w:val="0"/>
      <w:divBdr>
        <w:top w:val="none" w:sz="0" w:space="0" w:color="auto"/>
        <w:left w:val="none" w:sz="0" w:space="0" w:color="auto"/>
        <w:bottom w:val="none" w:sz="0" w:space="0" w:color="auto"/>
        <w:right w:val="none" w:sz="0" w:space="0" w:color="auto"/>
      </w:divBdr>
      <w:divsChild>
        <w:div w:id="867258322">
          <w:marLeft w:val="547"/>
          <w:marRight w:val="0"/>
          <w:marTop w:val="154"/>
          <w:marBottom w:val="0"/>
          <w:divBdr>
            <w:top w:val="none" w:sz="0" w:space="0" w:color="auto"/>
            <w:left w:val="none" w:sz="0" w:space="0" w:color="auto"/>
            <w:bottom w:val="none" w:sz="0" w:space="0" w:color="auto"/>
            <w:right w:val="none" w:sz="0" w:space="0" w:color="auto"/>
          </w:divBdr>
        </w:div>
        <w:div w:id="1505706151">
          <w:marLeft w:val="1166"/>
          <w:marRight w:val="0"/>
          <w:marTop w:val="134"/>
          <w:marBottom w:val="0"/>
          <w:divBdr>
            <w:top w:val="none" w:sz="0" w:space="0" w:color="auto"/>
            <w:left w:val="none" w:sz="0" w:space="0" w:color="auto"/>
            <w:bottom w:val="none" w:sz="0" w:space="0" w:color="auto"/>
            <w:right w:val="none" w:sz="0" w:space="0" w:color="auto"/>
          </w:divBdr>
        </w:div>
        <w:div w:id="1818911353">
          <w:marLeft w:val="1166"/>
          <w:marRight w:val="0"/>
          <w:marTop w:val="134"/>
          <w:marBottom w:val="0"/>
          <w:divBdr>
            <w:top w:val="none" w:sz="0" w:space="0" w:color="auto"/>
            <w:left w:val="none" w:sz="0" w:space="0" w:color="auto"/>
            <w:bottom w:val="none" w:sz="0" w:space="0" w:color="auto"/>
            <w:right w:val="none" w:sz="0" w:space="0" w:color="auto"/>
          </w:divBdr>
        </w:div>
        <w:div w:id="1699043503">
          <w:marLeft w:val="547"/>
          <w:marRight w:val="0"/>
          <w:marTop w:val="154"/>
          <w:marBottom w:val="0"/>
          <w:divBdr>
            <w:top w:val="none" w:sz="0" w:space="0" w:color="auto"/>
            <w:left w:val="none" w:sz="0" w:space="0" w:color="auto"/>
            <w:bottom w:val="none" w:sz="0" w:space="0" w:color="auto"/>
            <w:right w:val="none" w:sz="0" w:space="0" w:color="auto"/>
          </w:divBdr>
        </w:div>
        <w:div w:id="1667711065">
          <w:marLeft w:val="1166"/>
          <w:marRight w:val="0"/>
          <w:marTop w:val="134"/>
          <w:marBottom w:val="0"/>
          <w:divBdr>
            <w:top w:val="none" w:sz="0" w:space="0" w:color="auto"/>
            <w:left w:val="none" w:sz="0" w:space="0" w:color="auto"/>
            <w:bottom w:val="none" w:sz="0" w:space="0" w:color="auto"/>
            <w:right w:val="none" w:sz="0" w:space="0" w:color="auto"/>
          </w:divBdr>
        </w:div>
        <w:div w:id="992684478">
          <w:marLeft w:val="1166"/>
          <w:marRight w:val="0"/>
          <w:marTop w:val="134"/>
          <w:marBottom w:val="0"/>
          <w:divBdr>
            <w:top w:val="none" w:sz="0" w:space="0" w:color="auto"/>
            <w:left w:val="none" w:sz="0" w:space="0" w:color="auto"/>
            <w:bottom w:val="none" w:sz="0" w:space="0" w:color="auto"/>
            <w:right w:val="none" w:sz="0" w:space="0" w:color="auto"/>
          </w:divBdr>
        </w:div>
      </w:divsChild>
    </w:div>
    <w:div w:id="1668556654">
      <w:bodyDiv w:val="1"/>
      <w:marLeft w:val="0"/>
      <w:marRight w:val="0"/>
      <w:marTop w:val="0"/>
      <w:marBottom w:val="0"/>
      <w:divBdr>
        <w:top w:val="none" w:sz="0" w:space="0" w:color="auto"/>
        <w:left w:val="none" w:sz="0" w:space="0" w:color="auto"/>
        <w:bottom w:val="none" w:sz="0" w:space="0" w:color="auto"/>
        <w:right w:val="none" w:sz="0" w:space="0" w:color="auto"/>
      </w:divBdr>
    </w:div>
    <w:div w:id="1713731468">
      <w:bodyDiv w:val="1"/>
      <w:marLeft w:val="0"/>
      <w:marRight w:val="0"/>
      <w:marTop w:val="0"/>
      <w:marBottom w:val="0"/>
      <w:divBdr>
        <w:top w:val="none" w:sz="0" w:space="0" w:color="auto"/>
        <w:left w:val="none" w:sz="0" w:space="0" w:color="auto"/>
        <w:bottom w:val="none" w:sz="0" w:space="0" w:color="auto"/>
        <w:right w:val="none" w:sz="0" w:space="0" w:color="auto"/>
      </w:divBdr>
    </w:div>
    <w:div w:id="1715424919">
      <w:bodyDiv w:val="1"/>
      <w:marLeft w:val="0"/>
      <w:marRight w:val="0"/>
      <w:marTop w:val="0"/>
      <w:marBottom w:val="0"/>
      <w:divBdr>
        <w:top w:val="none" w:sz="0" w:space="0" w:color="auto"/>
        <w:left w:val="none" w:sz="0" w:space="0" w:color="auto"/>
        <w:bottom w:val="none" w:sz="0" w:space="0" w:color="auto"/>
        <w:right w:val="none" w:sz="0" w:space="0" w:color="auto"/>
      </w:divBdr>
    </w:div>
    <w:div w:id="1716805494">
      <w:bodyDiv w:val="1"/>
      <w:marLeft w:val="0"/>
      <w:marRight w:val="0"/>
      <w:marTop w:val="0"/>
      <w:marBottom w:val="0"/>
      <w:divBdr>
        <w:top w:val="none" w:sz="0" w:space="0" w:color="auto"/>
        <w:left w:val="none" w:sz="0" w:space="0" w:color="auto"/>
        <w:bottom w:val="none" w:sz="0" w:space="0" w:color="auto"/>
        <w:right w:val="none" w:sz="0" w:space="0" w:color="auto"/>
      </w:divBdr>
    </w:div>
    <w:div w:id="1723750421">
      <w:bodyDiv w:val="1"/>
      <w:marLeft w:val="0"/>
      <w:marRight w:val="0"/>
      <w:marTop w:val="0"/>
      <w:marBottom w:val="0"/>
      <w:divBdr>
        <w:top w:val="none" w:sz="0" w:space="0" w:color="auto"/>
        <w:left w:val="none" w:sz="0" w:space="0" w:color="auto"/>
        <w:bottom w:val="none" w:sz="0" w:space="0" w:color="auto"/>
        <w:right w:val="none" w:sz="0" w:space="0" w:color="auto"/>
      </w:divBdr>
    </w:div>
    <w:div w:id="1723862661">
      <w:bodyDiv w:val="1"/>
      <w:marLeft w:val="0"/>
      <w:marRight w:val="0"/>
      <w:marTop w:val="0"/>
      <w:marBottom w:val="0"/>
      <w:divBdr>
        <w:top w:val="none" w:sz="0" w:space="0" w:color="auto"/>
        <w:left w:val="none" w:sz="0" w:space="0" w:color="auto"/>
        <w:bottom w:val="none" w:sz="0" w:space="0" w:color="auto"/>
        <w:right w:val="none" w:sz="0" w:space="0" w:color="auto"/>
      </w:divBdr>
    </w:div>
    <w:div w:id="1727801896">
      <w:bodyDiv w:val="1"/>
      <w:marLeft w:val="0"/>
      <w:marRight w:val="0"/>
      <w:marTop w:val="0"/>
      <w:marBottom w:val="0"/>
      <w:divBdr>
        <w:top w:val="none" w:sz="0" w:space="0" w:color="auto"/>
        <w:left w:val="none" w:sz="0" w:space="0" w:color="auto"/>
        <w:bottom w:val="none" w:sz="0" w:space="0" w:color="auto"/>
        <w:right w:val="none" w:sz="0" w:space="0" w:color="auto"/>
      </w:divBdr>
      <w:divsChild>
        <w:div w:id="770051990">
          <w:marLeft w:val="0"/>
          <w:marRight w:val="0"/>
          <w:marTop w:val="0"/>
          <w:marBottom w:val="0"/>
          <w:divBdr>
            <w:top w:val="none" w:sz="0" w:space="0" w:color="auto"/>
            <w:left w:val="none" w:sz="0" w:space="0" w:color="auto"/>
            <w:bottom w:val="none" w:sz="0" w:space="0" w:color="auto"/>
            <w:right w:val="none" w:sz="0" w:space="0" w:color="auto"/>
          </w:divBdr>
        </w:div>
      </w:divsChild>
    </w:div>
    <w:div w:id="1743332435">
      <w:bodyDiv w:val="1"/>
      <w:marLeft w:val="0"/>
      <w:marRight w:val="0"/>
      <w:marTop w:val="0"/>
      <w:marBottom w:val="0"/>
      <w:divBdr>
        <w:top w:val="none" w:sz="0" w:space="0" w:color="auto"/>
        <w:left w:val="none" w:sz="0" w:space="0" w:color="auto"/>
        <w:bottom w:val="none" w:sz="0" w:space="0" w:color="auto"/>
        <w:right w:val="none" w:sz="0" w:space="0" w:color="auto"/>
      </w:divBdr>
    </w:div>
    <w:div w:id="1755586816">
      <w:bodyDiv w:val="1"/>
      <w:marLeft w:val="0"/>
      <w:marRight w:val="0"/>
      <w:marTop w:val="0"/>
      <w:marBottom w:val="0"/>
      <w:divBdr>
        <w:top w:val="none" w:sz="0" w:space="0" w:color="auto"/>
        <w:left w:val="none" w:sz="0" w:space="0" w:color="auto"/>
        <w:bottom w:val="none" w:sz="0" w:space="0" w:color="auto"/>
        <w:right w:val="none" w:sz="0" w:space="0" w:color="auto"/>
      </w:divBdr>
    </w:div>
    <w:div w:id="1779447469">
      <w:bodyDiv w:val="1"/>
      <w:marLeft w:val="0"/>
      <w:marRight w:val="0"/>
      <w:marTop w:val="0"/>
      <w:marBottom w:val="0"/>
      <w:divBdr>
        <w:top w:val="none" w:sz="0" w:space="0" w:color="auto"/>
        <w:left w:val="none" w:sz="0" w:space="0" w:color="auto"/>
        <w:bottom w:val="none" w:sz="0" w:space="0" w:color="auto"/>
        <w:right w:val="none" w:sz="0" w:space="0" w:color="auto"/>
      </w:divBdr>
    </w:div>
    <w:div w:id="1790927235">
      <w:bodyDiv w:val="1"/>
      <w:marLeft w:val="0"/>
      <w:marRight w:val="0"/>
      <w:marTop w:val="0"/>
      <w:marBottom w:val="0"/>
      <w:divBdr>
        <w:top w:val="none" w:sz="0" w:space="0" w:color="auto"/>
        <w:left w:val="none" w:sz="0" w:space="0" w:color="auto"/>
        <w:bottom w:val="none" w:sz="0" w:space="0" w:color="auto"/>
        <w:right w:val="none" w:sz="0" w:space="0" w:color="auto"/>
      </w:divBdr>
    </w:div>
    <w:div w:id="1808087810">
      <w:bodyDiv w:val="1"/>
      <w:marLeft w:val="0"/>
      <w:marRight w:val="0"/>
      <w:marTop w:val="0"/>
      <w:marBottom w:val="0"/>
      <w:divBdr>
        <w:top w:val="none" w:sz="0" w:space="0" w:color="auto"/>
        <w:left w:val="none" w:sz="0" w:space="0" w:color="auto"/>
        <w:bottom w:val="none" w:sz="0" w:space="0" w:color="auto"/>
        <w:right w:val="none" w:sz="0" w:space="0" w:color="auto"/>
      </w:divBdr>
      <w:divsChild>
        <w:div w:id="712120978">
          <w:marLeft w:val="360"/>
          <w:marRight w:val="0"/>
          <w:marTop w:val="200"/>
          <w:marBottom w:val="0"/>
          <w:divBdr>
            <w:top w:val="none" w:sz="0" w:space="0" w:color="auto"/>
            <w:left w:val="none" w:sz="0" w:space="0" w:color="auto"/>
            <w:bottom w:val="none" w:sz="0" w:space="0" w:color="auto"/>
            <w:right w:val="none" w:sz="0" w:space="0" w:color="auto"/>
          </w:divBdr>
        </w:div>
      </w:divsChild>
    </w:div>
    <w:div w:id="1813282786">
      <w:bodyDiv w:val="1"/>
      <w:marLeft w:val="0"/>
      <w:marRight w:val="0"/>
      <w:marTop w:val="0"/>
      <w:marBottom w:val="0"/>
      <w:divBdr>
        <w:top w:val="none" w:sz="0" w:space="0" w:color="auto"/>
        <w:left w:val="none" w:sz="0" w:space="0" w:color="auto"/>
        <w:bottom w:val="none" w:sz="0" w:space="0" w:color="auto"/>
        <w:right w:val="none" w:sz="0" w:space="0" w:color="auto"/>
      </w:divBdr>
    </w:div>
    <w:div w:id="1815676961">
      <w:bodyDiv w:val="1"/>
      <w:marLeft w:val="0"/>
      <w:marRight w:val="0"/>
      <w:marTop w:val="0"/>
      <w:marBottom w:val="0"/>
      <w:divBdr>
        <w:top w:val="none" w:sz="0" w:space="0" w:color="auto"/>
        <w:left w:val="none" w:sz="0" w:space="0" w:color="auto"/>
        <w:bottom w:val="none" w:sz="0" w:space="0" w:color="auto"/>
        <w:right w:val="none" w:sz="0" w:space="0" w:color="auto"/>
      </w:divBdr>
    </w:div>
    <w:div w:id="1823546007">
      <w:bodyDiv w:val="1"/>
      <w:marLeft w:val="0"/>
      <w:marRight w:val="0"/>
      <w:marTop w:val="0"/>
      <w:marBottom w:val="0"/>
      <w:divBdr>
        <w:top w:val="none" w:sz="0" w:space="0" w:color="auto"/>
        <w:left w:val="none" w:sz="0" w:space="0" w:color="auto"/>
        <w:bottom w:val="none" w:sz="0" w:space="0" w:color="auto"/>
        <w:right w:val="none" w:sz="0" w:space="0" w:color="auto"/>
      </w:divBdr>
    </w:div>
    <w:div w:id="1851948237">
      <w:bodyDiv w:val="1"/>
      <w:marLeft w:val="0"/>
      <w:marRight w:val="0"/>
      <w:marTop w:val="0"/>
      <w:marBottom w:val="0"/>
      <w:divBdr>
        <w:top w:val="none" w:sz="0" w:space="0" w:color="auto"/>
        <w:left w:val="none" w:sz="0" w:space="0" w:color="auto"/>
        <w:bottom w:val="none" w:sz="0" w:space="0" w:color="auto"/>
        <w:right w:val="none" w:sz="0" w:space="0" w:color="auto"/>
      </w:divBdr>
      <w:divsChild>
        <w:div w:id="1170680714">
          <w:marLeft w:val="0"/>
          <w:marRight w:val="0"/>
          <w:marTop w:val="0"/>
          <w:marBottom w:val="0"/>
          <w:divBdr>
            <w:top w:val="none" w:sz="0" w:space="0" w:color="auto"/>
            <w:left w:val="none" w:sz="0" w:space="0" w:color="auto"/>
            <w:bottom w:val="none" w:sz="0" w:space="0" w:color="auto"/>
            <w:right w:val="none" w:sz="0" w:space="0" w:color="auto"/>
          </w:divBdr>
        </w:div>
      </w:divsChild>
    </w:div>
    <w:div w:id="1858814490">
      <w:bodyDiv w:val="1"/>
      <w:marLeft w:val="0"/>
      <w:marRight w:val="0"/>
      <w:marTop w:val="0"/>
      <w:marBottom w:val="0"/>
      <w:divBdr>
        <w:top w:val="none" w:sz="0" w:space="0" w:color="auto"/>
        <w:left w:val="none" w:sz="0" w:space="0" w:color="auto"/>
        <w:bottom w:val="none" w:sz="0" w:space="0" w:color="auto"/>
        <w:right w:val="none" w:sz="0" w:space="0" w:color="auto"/>
      </w:divBdr>
    </w:div>
    <w:div w:id="1896310294">
      <w:bodyDiv w:val="1"/>
      <w:marLeft w:val="0"/>
      <w:marRight w:val="0"/>
      <w:marTop w:val="0"/>
      <w:marBottom w:val="0"/>
      <w:divBdr>
        <w:top w:val="none" w:sz="0" w:space="0" w:color="auto"/>
        <w:left w:val="none" w:sz="0" w:space="0" w:color="auto"/>
        <w:bottom w:val="none" w:sz="0" w:space="0" w:color="auto"/>
        <w:right w:val="none" w:sz="0" w:space="0" w:color="auto"/>
      </w:divBdr>
    </w:div>
    <w:div w:id="1914389026">
      <w:bodyDiv w:val="1"/>
      <w:marLeft w:val="0"/>
      <w:marRight w:val="0"/>
      <w:marTop w:val="0"/>
      <w:marBottom w:val="0"/>
      <w:divBdr>
        <w:top w:val="none" w:sz="0" w:space="0" w:color="auto"/>
        <w:left w:val="none" w:sz="0" w:space="0" w:color="auto"/>
        <w:bottom w:val="none" w:sz="0" w:space="0" w:color="auto"/>
        <w:right w:val="none" w:sz="0" w:space="0" w:color="auto"/>
      </w:divBdr>
      <w:divsChild>
        <w:div w:id="1218010308">
          <w:marLeft w:val="0"/>
          <w:marRight w:val="0"/>
          <w:marTop w:val="0"/>
          <w:marBottom w:val="0"/>
          <w:divBdr>
            <w:top w:val="none" w:sz="0" w:space="0" w:color="auto"/>
            <w:left w:val="none" w:sz="0" w:space="0" w:color="auto"/>
            <w:bottom w:val="none" w:sz="0" w:space="0" w:color="auto"/>
            <w:right w:val="none" w:sz="0" w:space="0" w:color="auto"/>
          </w:divBdr>
        </w:div>
      </w:divsChild>
    </w:div>
    <w:div w:id="1915046741">
      <w:bodyDiv w:val="1"/>
      <w:marLeft w:val="0"/>
      <w:marRight w:val="0"/>
      <w:marTop w:val="0"/>
      <w:marBottom w:val="0"/>
      <w:divBdr>
        <w:top w:val="none" w:sz="0" w:space="0" w:color="auto"/>
        <w:left w:val="none" w:sz="0" w:space="0" w:color="auto"/>
        <w:bottom w:val="none" w:sz="0" w:space="0" w:color="auto"/>
        <w:right w:val="none" w:sz="0" w:space="0" w:color="auto"/>
      </w:divBdr>
    </w:div>
    <w:div w:id="1915167354">
      <w:bodyDiv w:val="1"/>
      <w:marLeft w:val="0"/>
      <w:marRight w:val="0"/>
      <w:marTop w:val="0"/>
      <w:marBottom w:val="0"/>
      <w:divBdr>
        <w:top w:val="none" w:sz="0" w:space="0" w:color="auto"/>
        <w:left w:val="none" w:sz="0" w:space="0" w:color="auto"/>
        <w:bottom w:val="none" w:sz="0" w:space="0" w:color="auto"/>
        <w:right w:val="none" w:sz="0" w:space="0" w:color="auto"/>
      </w:divBdr>
    </w:div>
    <w:div w:id="1916472838">
      <w:bodyDiv w:val="1"/>
      <w:marLeft w:val="0"/>
      <w:marRight w:val="0"/>
      <w:marTop w:val="0"/>
      <w:marBottom w:val="0"/>
      <w:divBdr>
        <w:top w:val="none" w:sz="0" w:space="0" w:color="auto"/>
        <w:left w:val="none" w:sz="0" w:space="0" w:color="auto"/>
        <w:bottom w:val="none" w:sz="0" w:space="0" w:color="auto"/>
        <w:right w:val="none" w:sz="0" w:space="0" w:color="auto"/>
      </w:divBdr>
    </w:div>
    <w:div w:id="1934505627">
      <w:bodyDiv w:val="1"/>
      <w:marLeft w:val="0"/>
      <w:marRight w:val="0"/>
      <w:marTop w:val="0"/>
      <w:marBottom w:val="0"/>
      <w:divBdr>
        <w:top w:val="none" w:sz="0" w:space="0" w:color="auto"/>
        <w:left w:val="none" w:sz="0" w:space="0" w:color="auto"/>
        <w:bottom w:val="none" w:sz="0" w:space="0" w:color="auto"/>
        <w:right w:val="none" w:sz="0" w:space="0" w:color="auto"/>
      </w:divBdr>
    </w:div>
    <w:div w:id="1947736737">
      <w:bodyDiv w:val="1"/>
      <w:marLeft w:val="0"/>
      <w:marRight w:val="0"/>
      <w:marTop w:val="0"/>
      <w:marBottom w:val="0"/>
      <w:divBdr>
        <w:top w:val="none" w:sz="0" w:space="0" w:color="auto"/>
        <w:left w:val="none" w:sz="0" w:space="0" w:color="auto"/>
        <w:bottom w:val="none" w:sz="0" w:space="0" w:color="auto"/>
        <w:right w:val="none" w:sz="0" w:space="0" w:color="auto"/>
      </w:divBdr>
      <w:divsChild>
        <w:div w:id="2073968861">
          <w:marLeft w:val="0"/>
          <w:marRight w:val="0"/>
          <w:marTop w:val="0"/>
          <w:marBottom w:val="0"/>
          <w:divBdr>
            <w:top w:val="none" w:sz="0" w:space="0" w:color="auto"/>
            <w:left w:val="none" w:sz="0" w:space="0" w:color="auto"/>
            <w:bottom w:val="none" w:sz="0" w:space="0" w:color="auto"/>
            <w:right w:val="none" w:sz="0" w:space="0" w:color="auto"/>
          </w:divBdr>
        </w:div>
      </w:divsChild>
    </w:div>
    <w:div w:id="1953978405">
      <w:bodyDiv w:val="1"/>
      <w:marLeft w:val="0"/>
      <w:marRight w:val="0"/>
      <w:marTop w:val="0"/>
      <w:marBottom w:val="0"/>
      <w:divBdr>
        <w:top w:val="none" w:sz="0" w:space="0" w:color="auto"/>
        <w:left w:val="none" w:sz="0" w:space="0" w:color="auto"/>
        <w:bottom w:val="none" w:sz="0" w:space="0" w:color="auto"/>
        <w:right w:val="none" w:sz="0" w:space="0" w:color="auto"/>
      </w:divBdr>
    </w:div>
    <w:div w:id="1954551508">
      <w:bodyDiv w:val="1"/>
      <w:marLeft w:val="0"/>
      <w:marRight w:val="0"/>
      <w:marTop w:val="0"/>
      <w:marBottom w:val="0"/>
      <w:divBdr>
        <w:top w:val="none" w:sz="0" w:space="0" w:color="auto"/>
        <w:left w:val="none" w:sz="0" w:space="0" w:color="auto"/>
        <w:bottom w:val="none" w:sz="0" w:space="0" w:color="auto"/>
        <w:right w:val="none" w:sz="0" w:space="0" w:color="auto"/>
      </w:divBdr>
    </w:div>
    <w:div w:id="1954633622">
      <w:bodyDiv w:val="1"/>
      <w:marLeft w:val="0"/>
      <w:marRight w:val="0"/>
      <w:marTop w:val="0"/>
      <w:marBottom w:val="0"/>
      <w:divBdr>
        <w:top w:val="none" w:sz="0" w:space="0" w:color="auto"/>
        <w:left w:val="none" w:sz="0" w:space="0" w:color="auto"/>
        <w:bottom w:val="none" w:sz="0" w:space="0" w:color="auto"/>
        <w:right w:val="none" w:sz="0" w:space="0" w:color="auto"/>
      </w:divBdr>
    </w:div>
    <w:div w:id="1956792682">
      <w:bodyDiv w:val="1"/>
      <w:marLeft w:val="0"/>
      <w:marRight w:val="0"/>
      <w:marTop w:val="0"/>
      <w:marBottom w:val="0"/>
      <w:divBdr>
        <w:top w:val="none" w:sz="0" w:space="0" w:color="auto"/>
        <w:left w:val="none" w:sz="0" w:space="0" w:color="auto"/>
        <w:bottom w:val="none" w:sz="0" w:space="0" w:color="auto"/>
        <w:right w:val="none" w:sz="0" w:space="0" w:color="auto"/>
      </w:divBdr>
    </w:div>
    <w:div w:id="1980647434">
      <w:bodyDiv w:val="1"/>
      <w:marLeft w:val="0"/>
      <w:marRight w:val="0"/>
      <w:marTop w:val="0"/>
      <w:marBottom w:val="0"/>
      <w:divBdr>
        <w:top w:val="none" w:sz="0" w:space="0" w:color="auto"/>
        <w:left w:val="none" w:sz="0" w:space="0" w:color="auto"/>
        <w:bottom w:val="none" w:sz="0" w:space="0" w:color="auto"/>
        <w:right w:val="none" w:sz="0" w:space="0" w:color="auto"/>
      </w:divBdr>
    </w:div>
    <w:div w:id="1989896546">
      <w:bodyDiv w:val="1"/>
      <w:marLeft w:val="0"/>
      <w:marRight w:val="0"/>
      <w:marTop w:val="0"/>
      <w:marBottom w:val="0"/>
      <w:divBdr>
        <w:top w:val="none" w:sz="0" w:space="0" w:color="auto"/>
        <w:left w:val="none" w:sz="0" w:space="0" w:color="auto"/>
        <w:bottom w:val="none" w:sz="0" w:space="0" w:color="auto"/>
        <w:right w:val="none" w:sz="0" w:space="0" w:color="auto"/>
      </w:divBdr>
    </w:div>
    <w:div w:id="1994681647">
      <w:bodyDiv w:val="1"/>
      <w:marLeft w:val="0"/>
      <w:marRight w:val="0"/>
      <w:marTop w:val="0"/>
      <w:marBottom w:val="0"/>
      <w:divBdr>
        <w:top w:val="none" w:sz="0" w:space="0" w:color="auto"/>
        <w:left w:val="none" w:sz="0" w:space="0" w:color="auto"/>
        <w:bottom w:val="none" w:sz="0" w:space="0" w:color="auto"/>
        <w:right w:val="none" w:sz="0" w:space="0" w:color="auto"/>
      </w:divBdr>
      <w:divsChild>
        <w:div w:id="708576843">
          <w:marLeft w:val="0"/>
          <w:marRight w:val="0"/>
          <w:marTop w:val="0"/>
          <w:marBottom w:val="0"/>
          <w:divBdr>
            <w:top w:val="none" w:sz="0" w:space="0" w:color="auto"/>
            <w:left w:val="none" w:sz="0" w:space="0" w:color="auto"/>
            <w:bottom w:val="none" w:sz="0" w:space="0" w:color="auto"/>
            <w:right w:val="none" w:sz="0" w:space="0" w:color="auto"/>
          </w:divBdr>
        </w:div>
      </w:divsChild>
    </w:div>
    <w:div w:id="2003190528">
      <w:bodyDiv w:val="1"/>
      <w:marLeft w:val="0"/>
      <w:marRight w:val="0"/>
      <w:marTop w:val="0"/>
      <w:marBottom w:val="0"/>
      <w:divBdr>
        <w:top w:val="none" w:sz="0" w:space="0" w:color="auto"/>
        <w:left w:val="none" w:sz="0" w:space="0" w:color="auto"/>
        <w:bottom w:val="none" w:sz="0" w:space="0" w:color="auto"/>
        <w:right w:val="none" w:sz="0" w:space="0" w:color="auto"/>
      </w:divBdr>
    </w:div>
    <w:div w:id="2004313864">
      <w:bodyDiv w:val="1"/>
      <w:marLeft w:val="0"/>
      <w:marRight w:val="0"/>
      <w:marTop w:val="0"/>
      <w:marBottom w:val="0"/>
      <w:divBdr>
        <w:top w:val="none" w:sz="0" w:space="0" w:color="auto"/>
        <w:left w:val="none" w:sz="0" w:space="0" w:color="auto"/>
        <w:bottom w:val="none" w:sz="0" w:space="0" w:color="auto"/>
        <w:right w:val="none" w:sz="0" w:space="0" w:color="auto"/>
      </w:divBdr>
    </w:div>
    <w:div w:id="2008050567">
      <w:bodyDiv w:val="1"/>
      <w:marLeft w:val="0"/>
      <w:marRight w:val="0"/>
      <w:marTop w:val="0"/>
      <w:marBottom w:val="0"/>
      <w:divBdr>
        <w:top w:val="none" w:sz="0" w:space="0" w:color="auto"/>
        <w:left w:val="none" w:sz="0" w:space="0" w:color="auto"/>
        <w:bottom w:val="none" w:sz="0" w:space="0" w:color="auto"/>
        <w:right w:val="none" w:sz="0" w:space="0" w:color="auto"/>
      </w:divBdr>
    </w:div>
    <w:div w:id="2032758445">
      <w:bodyDiv w:val="1"/>
      <w:marLeft w:val="0"/>
      <w:marRight w:val="0"/>
      <w:marTop w:val="0"/>
      <w:marBottom w:val="0"/>
      <w:divBdr>
        <w:top w:val="none" w:sz="0" w:space="0" w:color="auto"/>
        <w:left w:val="none" w:sz="0" w:space="0" w:color="auto"/>
        <w:bottom w:val="none" w:sz="0" w:space="0" w:color="auto"/>
        <w:right w:val="none" w:sz="0" w:space="0" w:color="auto"/>
      </w:divBdr>
    </w:div>
    <w:div w:id="2043630336">
      <w:bodyDiv w:val="1"/>
      <w:marLeft w:val="0"/>
      <w:marRight w:val="0"/>
      <w:marTop w:val="0"/>
      <w:marBottom w:val="0"/>
      <w:divBdr>
        <w:top w:val="none" w:sz="0" w:space="0" w:color="auto"/>
        <w:left w:val="none" w:sz="0" w:space="0" w:color="auto"/>
        <w:bottom w:val="none" w:sz="0" w:space="0" w:color="auto"/>
        <w:right w:val="none" w:sz="0" w:space="0" w:color="auto"/>
      </w:divBdr>
    </w:div>
    <w:div w:id="2044865455">
      <w:bodyDiv w:val="1"/>
      <w:marLeft w:val="0"/>
      <w:marRight w:val="0"/>
      <w:marTop w:val="0"/>
      <w:marBottom w:val="0"/>
      <w:divBdr>
        <w:top w:val="none" w:sz="0" w:space="0" w:color="auto"/>
        <w:left w:val="none" w:sz="0" w:space="0" w:color="auto"/>
        <w:bottom w:val="none" w:sz="0" w:space="0" w:color="auto"/>
        <w:right w:val="none" w:sz="0" w:space="0" w:color="auto"/>
      </w:divBdr>
    </w:div>
    <w:div w:id="2054190845">
      <w:bodyDiv w:val="1"/>
      <w:marLeft w:val="0"/>
      <w:marRight w:val="0"/>
      <w:marTop w:val="0"/>
      <w:marBottom w:val="0"/>
      <w:divBdr>
        <w:top w:val="none" w:sz="0" w:space="0" w:color="auto"/>
        <w:left w:val="none" w:sz="0" w:space="0" w:color="auto"/>
        <w:bottom w:val="none" w:sz="0" w:space="0" w:color="auto"/>
        <w:right w:val="none" w:sz="0" w:space="0" w:color="auto"/>
      </w:divBdr>
    </w:div>
    <w:div w:id="2075931894">
      <w:bodyDiv w:val="1"/>
      <w:marLeft w:val="0"/>
      <w:marRight w:val="0"/>
      <w:marTop w:val="0"/>
      <w:marBottom w:val="0"/>
      <w:divBdr>
        <w:top w:val="none" w:sz="0" w:space="0" w:color="auto"/>
        <w:left w:val="none" w:sz="0" w:space="0" w:color="auto"/>
        <w:bottom w:val="none" w:sz="0" w:space="0" w:color="auto"/>
        <w:right w:val="none" w:sz="0" w:space="0" w:color="auto"/>
      </w:divBdr>
    </w:div>
    <w:div w:id="2080322922">
      <w:bodyDiv w:val="1"/>
      <w:marLeft w:val="0"/>
      <w:marRight w:val="0"/>
      <w:marTop w:val="0"/>
      <w:marBottom w:val="0"/>
      <w:divBdr>
        <w:top w:val="none" w:sz="0" w:space="0" w:color="auto"/>
        <w:left w:val="none" w:sz="0" w:space="0" w:color="auto"/>
        <w:bottom w:val="none" w:sz="0" w:space="0" w:color="auto"/>
        <w:right w:val="none" w:sz="0" w:space="0" w:color="auto"/>
      </w:divBdr>
    </w:div>
    <w:div w:id="208518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7.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60496-534E-41C2-8B4F-B8EAE37B62B4}">
  <we:reference id="wa200005983" version="2.0.0.0" store="en-US" storeType="OMEX"/>
  <we:alternateReferences>
    <we:reference id="WA200005983" version="2.0.0.0" store="WA20000598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Mon12</b:Tag>
    <b:SourceType>Book</b:SourceType>
    <b:Guid>{BC89BB6A-0B1A-4411-B526-5DA85E1B95B6}</b:Guid>
    <b:Title>Introduction to Linear Regression Analysis</b:Title>
    <b:Year>2012</b:Year>
    <b:Publisher>Wiley</b:Publisher>
    <b:Author>
      <b:Author>
        <b:NameList>
          <b:Person>
            <b:Last>C.</b:Last>
            <b:First>Montgomery</b:First>
            <b:Middle>D.</b:Middle>
          </b:Person>
          <b:Person>
            <b:Last>Peck</b:Last>
            <b:First>E.</b:First>
            <b:Middle>A.</b:Middle>
          </b:Person>
          <b:Person>
            <b:Last>Vining</b:Last>
            <b:First>G.</b:First>
            <b:Middle>G.</b:Middle>
          </b:Person>
        </b:NameList>
      </b:Author>
    </b:Author>
    <b:RefOrder>4</b:RefOrder>
  </b:Source>
  <b:Source>
    <b:Tag>Jam13</b:Tag>
    <b:SourceType>Book</b:SourceType>
    <b:Guid>{26DA61D3-2B38-4B4B-9EDB-CB0798764BDA}</b:Guid>
    <b:Author>
      <b:Author>
        <b:NameList>
          <b:Person>
            <b:Last>James</b:Last>
            <b:First>G.</b:First>
          </b:Person>
          <b:Person>
            <b:Last>Witten</b:Last>
            <b:First>D.</b:First>
          </b:Person>
          <b:Person>
            <b:Last>Hastie</b:Last>
            <b:First>T.</b:First>
          </b:Person>
          <b:Person>
            <b:Last>Tibshirani</b:Last>
            <b:First>R.</b:First>
          </b:Person>
        </b:NameList>
      </b:Author>
    </b:Author>
    <b:Title>An Introduction to Statistical Learning: With Applications in R</b:Title>
    <b:Year>2013</b:Year>
    <b:Publisher>Springer</b:Publisher>
    <b:RefOrder>3</b:RefOrder>
  </b:Source>
  <b:Source>
    <b:Tag>Kut04</b:Tag>
    <b:SourceType>Book</b:SourceType>
    <b:Guid>{2ED4A09C-91E3-45DB-8C3E-B8FEC93B51E7}</b:Guid>
    <b:Author>
      <b:Author>
        <b:NameList>
          <b:Person>
            <b:Last>Kutner</b:Last>
            <b:First>M.</b:First>
            <b:Middle>H.</b:Middle>
          </b:Person>
          <b:Person>
            <b:Last>Nachtsheim</b:Last>
            <b:First>C.</b:First>
            <b:Middle>J.</b:Middle>
          </b:Person>
          <b:Person>
            <b:Last>Neter</b:Last>
            <b:First>J.</b:First>
          </b:Person>
        </b:NameList>
      </b:Author>
    </b:Author>
    <b:Title>Applied Linear Regression Model</b:Title>
    <b:Year>2004</b:Year>
    <b:Publisher>McGraw-Hill/Irwin</b:Publisher>
    <b:RefOrder>2</b:RefOrder>
  </b:Source>
  <b:Source>
    <b:Tag>Jun12</b:Tag>
    <b:SourceType>Book</b:SourceType>
    <b:Guid>{88858A92-70F5-440F-B4C6-EA6B291E7F22}</b:Guid>
    <b:Author>
      <b:Author>
        <b:NameList>
          <b:Person>
            <b:Last>Wu</b:Last>
            <b:First>Junjie</b:First>
          </b:Person>
        </b:NameList>
      </b:Author>
    </b:Author>
    <b:Title>Advances in K-means Clustering: A Data Mining Thinking</b:Title>
    <b:Year>2012</b:Year>
    <b:Publisher>Springer</b:Publisher>
    <b:RefOrder>5</b:RefOrder>
  </b:Source>
  <b:Source>
    <b:Tag>Bra18</b:Tag>
    <b:SourceType>Book</b:SourceType>
    <b:Guid>{BECC728D-6854-44D5-B2D5-8D7ECD1A75F5}</b:Guid>
    <b:Author>
      <b:Author>
        <b:NameList>
          <b:Person>
            <b:Last>Greenwell</b:Last>
            <b:First>Bradley</b:First>
            <b:Middle>Boehmke and Brandon</b:Middle>
          </b:Person>
        </b:NameList>
      </b:Author>
    </b:Author>
    <b:Title>Hands-On Machine Learning with R</b:Title>
    <b:Year>2018</b:Year>
    <b:Publisher>Chapman and Hall/CRC</b:Publisher>
    <b:RefOrder>6</b:RefOrder>
  </b:Source>
  <b:Source>
    <b:Tag>DrM22</b:Tag>
    <b:SourceType>DocumentFromInternetSite</b:SourceType>
    <b:Guid>{ED597E50-00F9-4817-827F-601369DD6C77}</b:Guid>
    <b:Year>2022</b:Year>
    <b:Month>july</b:Month>
    <b:YearAccessed>2024</b:YearAccessed>
    <b:MonthAccessed>December</b:MonthAccessed>
    <b:URL>https://scholar.google.com/citations?user=QgPimSQAAAAJ&amp;hl=en</b:URL>
    <b:Author>
      <b:Author>
        <b:NameList>
          <b:Person>
            <b:Last>Khan</b:Last>
            <b:First>Muhammad</b:First>
            <b:Middle>Shaheen</b:Middle>
          </b:Person>
        </b:NameList>
      </b:Author>
    </b:Author>
    <b:RefOrder>1</b:RefOrder>
  </b:Source>
</b:Sources>
</file>

<file path=customXml/itemProps1.xml><?xml version="1.0" encoding="utf-8"?>
<ds:datastoreItem xmlns:ds="http://schemas.openxmlformats.org/officeDocument/2006/customXml" ds:itemID="{0FB17469-0CF4-46FB-8131-6AE2C3F12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9999</Words>
  <Characters>56998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Context-Aware Paradigm of a Pervasive Computing Environment (CAPP)</vt:lpstr>
    </vt:vector>
  </TitlesOfParts>
  <Company>CS-MCS</Company>
  <LinksUpToDate>false</LinksUpToDate>
  <CharactersWithSpaces>66864</CharactersWithSpaces>
  <SharedDoc>false</SharedDoc>
  <HLinks>
    <vt:vector size="66" baseType="variant">
      <vt:variant>
        <vt:i4>1507389</vt:i4>
      </vt:variant>
      <vt:variant>
        <vt:i4>62</vt:i4>
      </vt:variant>
      <vt:variant>
        <vt:i4>0</vt:i4>
      </vt:variant>
      <vt:variant>
        <vt:i4>5</vt:i4>
      </vt:variant>
      <vt:variant>
        <vt:lpwstr/>
      </vt:variant>
      <vt:variant>
        <vt:lpwstr>_Toc317594006</vt:lpwstr>
      </vt:variant>
      <vt:variant>
        <vt:i4>1507389</vt:i4>
      </vt:variant>
      <vt:variant>
        <vt:i4>56</vt:i4>
      </vt:variant>
      <vt:variant>
        <vt:i4>0</vt:i4>
      </vt:variant>
      <vt:variant>
        <vt:i4>5</vt:i4>
      </vt:variant>
      <vt:variant>
        <vt:lpwstr/>
      </vt:variant>
      <vt:variant>
        <vt:lpwstr>_Toc317594005</vt:lpwstr>
      </vt:variant>
      <vt:variant>
        <vt:i4>1507389</vt:i4>
      </vt:variant>
      <vt:variant>
        <vt:i4>50</vt:i4>
      </vt:variant>
      <vt:variant>
        <vt:i4>0</vt:i4>
      </vt:variant>
      <vt:variant>
        <vt:i4>5</vt:i4>
      </vt:variant>
      <vt:variant>
        <vt:lpwstr/>
      </vt:variant>
      <vt:variant>
        <vt:lpwstr>_Toc317594004</vt:lpwstr>
      </vt:variant>
      <vt:variant>
        <vt:i4>1507389</vt:i4>
      </vt:variant>
      <vt:variant>
        <vt:i4>44</vt:i4>
      </vt:variant>
      <vt:variant>
        <vt:i4>0</vt:i4>
      </vt:variant>
      <vt:variant>
        <vt:i4>5</vt:i4>
      </vt:variant>
      <vt:variant>
        <vt:lpwstr/>
      </vt:variant>
      <vt:variant>
        <vt:lpwstr>_Toc317594003</vt:lpwstr>
      </vt:variant>
      <vt:variant>
        <vt:i4>1507389</vt:i4>
      </vt:variant>
      <vt:variant>
        <vt:i4>38</vt:i4>
      </vt:variant>
      <vt:variant>
        <vt:i4>0</vt:i4>
      </vt:variant>
      <vt:variant>
        <vt:i4>5</vt:i4>
      </vt:variant>
      <vt:variant>
        <vt:lpwstr/>
      </vt:variant>
      <vt:variant>
        <vt:lpwstr>_Toc317594002</vt:lpwstr>
      </vt:variant>
      <vt:variant>
        <vt:i4>1507389</vt:i4>
      </vt:variant>
      <vt:variant>
        <vt:i4>32</vt:i4>
      </vt:variant>
      <vt:variant>
        <vt:i4>0</vt:i4>
      </vt:variant>
      <vt:variant>
        <vt:i4>5</vt:i4>
      </vt:variant>
      <vt:variant>
        <vt:lpwstr/>
      </vt:variant>
      <vt:variant>
        <vt:lpwstr>_Toc317594001</vt:lpwstr>
      </vt:variant>
      <vt:variant>
        <vt:i4>1507389</vt:i4>
      </vt:variant>
      <vt:variant>
        <vt:i4>26</vt:i4>
      </vt:variant>
      <vt:variant>
        <vt:i4>0</vt:i4>
      </vt:variant>
      <vt:variant>
        <vt:i4>5</vt:i4>
      </vt:variant>
      <vt:variant>
        <vt:lpwstr/>
      </vt:variant>
      <vt:variant>
        <vt:lpwstr>_Toc317594000</vt:lpwstr>
      </vt:variant>
      <vt:variant>
        <vt:i4>1638452</vt:i4>
      </vt:variant>
      <vt:variant>
        <vt:i4>20</vt:i4>
      </vt:variant>
      <vt:variant>
        <vt:i4>0</vt:i4>
      </vt:variant>
      <vt:variant>
        <vt:i4>5</vt:i4>
      </vt:variant>
      <vt:variant>
        <vt:lpwstr/>
      </vt:variant>
      <vt:variant>
        <vt:lpwstr>_Toc317593999</vt:lpwstr>
      </vt:variant>
      <vt:variant>
        <vt:i4>1638452</vt:i4>
      </vt:variant>
      <vt:variant>
        <vt:i4>14</vt:i4>
      </vt:variant>
      <vt:variant>
        <vt:i4>0</vt:i4>
      </vt:variant>
      <vt:variant>
        <vt:i4>5</vt:i4>
      </vt:variant>
      <vt:variant>
        <vt:lpwstr/>
      </vt:variant>
      <vt:variant>
        <vt:lpwstr>_Toc317593998</vt:lpwstr>
      </vt:variant>
      <vt:variant>
        <vt:i4>1638452</vt:i4>
      </vt:variant>
      <vt:variant>
        <vt:i4>8</vt:i4>
      </vt:variant>
      <vt:variant>
        <vt:i4>0</vt:i4>
      </vt:variant>
      <vt:variant>
        <vt:i4>5</vt:i4>
      </vt:variant>
      <vt:variant>
        <vt:lpwstr/>
      </vt:variant>
      <vt:variant>
        <vt:lpwstr>_Toc317593997</vt:lpwstr>
      </vt:variant>
      <vt:variant>
        <vt:i4>1638452</vt:i4>
      </vt:variant>
      <vt:variant>
        <vt:i4>2</vt:i4>
      </vt:variant>
      <vt:variant>
        <vt:i4>0</vt:i4>
      </vt:variant>
      <vt:variant>
        <vt:i4>5</vt:i4>
      </vt:variant>
      <vt:variant>
        <vt:lpwstr/>
      </vt:variant>
      <vt:variant>
        <vt:lpwstr>_Toc317593996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Context-Aware Paradigm of a Pervasive Computing Environment (CAPP)</dc:title>
  <dc:creator>ms11-umar</dc:creator>
  <cp:lastModifiedBy>Muhammad Farzam Baig</cp:lastModifiedBy>
  <cp:revision>2</cp:revision>
  <cp:lastPrinted>2025-01-09T13:41:00Z</cp:lastPrinted>
  <dcterms:created xsi:type="dcterms:W3CDTF">2025-03-14T17:35:00Z</dcterms:created>
  <dcterms:modified xsi:type="dcterms:W3CDTF">2025-03-14T17:35:00Z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3d827c3375fea16e222ef6b227e3672b89610b283ca6d938b74023df0cec2c86</vt:lpwstr>
  </property>
</Properties>
</file>